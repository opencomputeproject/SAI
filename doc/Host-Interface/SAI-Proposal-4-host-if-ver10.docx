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369662"/>
        <w:docPartObj>
          <w:docPartGallery w:val="Cover Pages"/>
          <w:docPartUnique/>
        </w:docPartObj>
      </w:sdtPr>
      <w:sdtContent>
        <w:p w14:paraId="4F189A52" w14:textId="77777777" w:rsidR="002A0D5C" w:rsidRDefault="002A0D5C" w:rsidP="002A0D5C">
          <w:pPr>
            <w:jc w:val="center"/>
          </w:pPr>
          <w:r>
            <w:rPr>
              <w:noProof/>
              <w:lang w:bidi="he-IL"/>
            </w:rPr>
            <w:drawing>
              <wp:inline distT="0" distB="0" distL="0" distR="0" wp14:anchorId="758494D5" wp14:editId="7A4E9667">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14:paraId="57845E48" w14:textId="77777777" w:rsidTr="00B77A38">
            <w:tc>
              <w:tcPr>
                <w:tcW w:w="7923" w:type="dxa"/>
                <w:tcMar>
                  <w:top w:w="216" w:type="dxa"/>
                  <w:left w:w="115" w:type="dxa"/>
                  <w:bottom w:w="216" w:type="dxa"/>
                  <w:right w:w="115" w:type="dxa"/>
                </w:tcMar>
              </w:tcPr>
              <w:p w14:paraId="7DE50F2E" w14:textId="77777777" w:rsidR="002A0D5C" w:rsidRDefault="002A0D5C" w:rsidP="00B77A38">
                <w:pPr>
                  <w:pStyle w:val="NoSpacing"/>
                  <w:spacing w:line="256" w:lineRule="auto"/>
                  <w:rPr>
                    <w:color w:val="5B9BD5" w:themeColor="accent1"/>
                    <w:sz w:val="28"/>
                    <w:szCs w:val="28"/>
                  </w:rPr>
                </w:pPr>
              </w:p>
            </w:tc>
          </w:tr>
        </w:tbl>
        <w:p w14:paraId="0C21D2B1" w14:textId="77777777" w:rsidR="002E65E0" w:rsidRDefault="002A0D5C" w:rsidP="002A0D5C">
          <w:pPr>
            <w:pStyle w:val="Title"/>
            <w:jc w:val="center"/>
          </w:pPr>
          <w:r>
            <w:t>S</w:t>
          </w:r>
          <w:r w:rsidR="002D4814">
            <w:t xml:space="preserve">witch Abstraction Interface </w:t>
          </w:r>
        </w:p>
        <w:p w14:paraId="089C7E4F" w14:textId="77777777"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14:paraId="76A66467" w14:textId="77777777" w:rsidR="002A0D5C" w:rsidRDefault="002A0D5C" w:rsidP="002A0D5C"/>
        <w:p w14:paraId="6866BD19" w14:textId="77777777"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14:paraId="3A210411" w14:textId="77777777" w:rsidTr="009E0E8A">
            <w:tc>
              <w:tcPr>
                <w:tcW w:w="1435" w:type="dxa"/>
              </w:tcPr>
              <w:p w14:paraId="487167AF" w14:textId="77777777" w:rsidR="00354F69" w:rsidRDefault="00334DD0" w:rsidP="002A0D5C">
                <w:pPr>
                  <w:rPr>
                    <w:b/>
                  </w:rPr>
                </w:pPr>
                <w:r>
                  <w:rPr>
                    <w:b/>
                  </w:rPr>
                  <w:t>Title</w:t>
                </w:r>
              </w:p>
            </w:tc>
            <w:tc>
              <w:tcPr>
                <w:tcW w:w="7915" w:type="dxa"/>
              </w:tcPr>
              <w:p w14:paraId="41A38B3A" w14:textId="77777777" w:rsidR="00354F69" w:rsidRDefault="00B77A38" w:rsidP="002A0D5C">
                <w:pPr>
                  <w:rPr>
                    <w:b/>
                  </w:rPr>
                </w:pPr>
                <w:r>
                  <w:rPr>
                    <w:b/>
                  </w:rPr>
                  <w:t xml:space="preserve">Host interface </w:t>
                </w:r>
              </w:p>
            </w:tc>
          </w:tr>
          <w:tr w:rsidR="00334DD0" w14:paraId="5E5B0555" w14:textId="77777777" w:rsidTr="009E0E8A">
            <w:tc>
              <w:tcPr>
                <w:tcW w:w="1435" w:type="dxa"/>
              </w:tcPr>
              <w:p w14:paraId="1FA5CB68" w14:textId="77777777" w:rsidR="00334DD0" w:rsidRDefault="00334DD0" w:rsidP="002A0D5C">
                <w:pPr>
                  <w:rPr>
                    <w:b/>
                  </w:rPr>
                </w:pPr>
                <w:r>
                  <w:rPr>
                    <w:b/>
                  </w:rPr>
                  <w:t>Authors</w:t>
                </w:r>
              </w:p>
            </w:tc>
            <w:tc>
              <w:tcPr>
                <w:tcW w:w="7915" w:type="dxa"/>
              </w:tcPr>
              <w:p w14:paraId="36791658" w14:textId="77777777" w:rsidR="00334DD0" w:rsidRDefault="004B4AED" w:rsidP="002A0D5C">
                <w:pPr>
                  <w:rPr>
                    <w:b/>
                  </w:rPr>
                </w:pPr>
                <w:r>
                  <w:rPr>
                    <w:b/>
                  </w:rPr>
                  <w:t xml:space="preserve">Mellanox </w:t>
                </w:r>
              </w:p>
            </w:tc>
          </w:tr>
          <w:tr w:rsidR="00354F69" w14:paraId="02D4C3F5" w14:textId="77777777" w:rsidTr="009E0E8A">
            <w:tc>
              <w:tcPr>
                <w:tcW w:w="1435" w:type="dxa"/>
              </w:tcPr>
              <w:p w14:paraId="64E88623" w14:textId="77777777" w:rsidR="00354F69" w:rsidRDefault="009E0E8A" w:rsidP="002A0D5C">
                <w:pPr>
                  <w:rPr>
                    <w:b/>
                  </w:rPr>
                </w:pPr>
                <w:r>
                  <w:rPr>
                    <w:b/>
                  </w:rPr>
                  <w:t>Status</w:t>
                </w:r>
              </w:p>
            </w:tc>
            <w:tc>
              <w:tcPr>
                <w:tcW w:w="7915" w:type="dxa"/>
              </w:tcPr>
              <w:p w14:paraId="476EDB02" w14:textId="77777777" w:rsidR="00354F69" w:rsidRDefault="003956B8" w:rsidP="002A0D5C">
                <w:pPr>
                  <w:rPr>
                    <w:b/>
                  </w:rPr>
                </w:pPr>
                <w:r>
                  <w:rPr>
                    <w:b/>
                  </w:rPr>
                  <w:t>In Review</w:t>
                </w:r>
              </w:p>
            </w:tc>
          </w:tr>
          <w:tr w:rsidR="00F325EE" w14:paraId="7DED4D5D" w14:textId="77777777" w:rsidTr="009E0E8A">
            <w:tc>
              <w:tcPr>
                <w:tcW w:w="1435" w:type="dxa"/>
              </w:tcPr>
              <w:p w14:paraId="376E3485" w14:textId="77777777" w:rsidR="00F325EE" w:rsidRDefault="00F325EE" w:rsidP="002A0D5C">
                <w:pPr>
                  <w:rPr>
                    <w:b/>
                  </w:rPr>
                </w:pPr>
                <w:r>
                  <w:rPr>
                    <w:b/>
                  </w:rPr>
                  <w:t>Type</w:t>
                </w:r>
              </w:p>
            </w:tc>
            <w:tc>
              <w:tcPr>
                <w:tcW w:w="7915" w:type="dxa"/>
              </w:tcPr>
              <w:p w14:paraId="19E193BC" w14:textId="77777777" w:rsidR="00F325EE" w:rsidRDefault="003956B8" w:rsidP="002A0D5C">
                <w:pPr>
                  <w:rPr>
                    <w:b/>
                  </w:rPr>
                </w:pPr>
                <w:r>
                  <w:rPr>
                    <w:b/>
                  </w:rPr>
                  <w:t>Standards Track</w:t>
                </w:r>
              </w:p>
            </w:tc>
          </w:tr>
          <w:tr w:rsidR="00354F69" w14:paraId="6A8D9F0D" w14:textId="77777777" w:rsidTr="009E0E8A">
            <w:tc>
              <w:tcPr>
                <w:tcW w:w="1435" w:type="dxa"/>
              </w:tcPr>
              <w:p w14:paraId="13BDE039" w14:textId="77777777" w:rsidR="00354F69" w:rsidRDefault="009E0E8A" w:rsidP="002A0D5C">
                <w:pPr>
                  <w:rPr>
                    <w:b/>
                  </w:rPr>
                </w:pPr>
                <w:r>
                  <w:rPr>
                    <w:b/>
                  </w:rPr>
                  <w:t>Created</w:t>
                </w:r>
              </w:p>
            </w:tc>
            <w:tc>
              <w:tcPr>
                <w:tcW w:w="7915" w:type="dxa"/>
              </w:tcPr>
              <w:p w14:paraId="764FB2DC" w14:textId="77777777" w:rsidR="00354F69" w:rsidRDefault="006F3334" w:rsidP="002A0D5C">
                <w:pPr>
                  <w:rPr>
                    <w:b/>
                  </w:rPr>
                </w:pPr>
                <w:r>
                  <w:rPr>
                    <w:b/>
                  </w:rPr>
                  <w:t>3/9</w:t>
                </w:r>
                <w:r w:rsidR="003956B8">
                  <w:rPr>
                    <w:b/>
                  </w:rPr>
                  <w:t>/2015</w:t>
                </w:r>
              </w:p>
            </w:tc>
          </w:tr>
          <w:tr w:rsidR="00F425AC" w14:paraId="074E61B2" w14:textId="77777777" w:rsidTr="009E0E8A">
            <w:tc>
              <w:tcPr>
                <w:tcW w:w="1435" w:type="dxa"/>
              </w:tcPr>
              <w:p w14:paraId="561B9CBF" w14:textId="77777777" w:rsidR="00F425AC" w:rsidRDefault="00F425AC" w:rsidP="002A0D5C">
                <w:pPr>
                  <w:rPr>
                    <w:b/>
                  </w:rPr>
                </w:pPr>
                <w:r>
                  <w:rPr>
                    <w:b/>
                  </w:rPr>
                  <w:t>SAI-Version</w:t>
                </w:r>
              </w:p>
            </w:tc>
            <w:tc>
              <w:tcPr>
                <w:tcW w:w="7915" w:type="dxa"/>
              </w:tcPr>
              <w:p w14:paraId="7C594238" w14:textId="77777777" w:rsidR="00F425AC" w:rsidRDefault="003956B8" w:rsidP="002A0D5C">
                <w:pPr>
                  <w:rPr>
                    <w:b/>
                  </w:rPr>
                </w:pPr>
                <w:r>
                  <w:rPr>
                    <w:b/>
                  </w:rPr>
                  <w:t>0.9.2</w:t>
                </w:r>
              </w:p>
            </w:tc>
          </w:tr>
        </w:tbl>
        <w:p w14:paraId="6506AD2C" w14:textId="77777777" w:rsidR="002D4814" w:rsidRDefault="002D4814">
          <w:pPr>
            <w:rPr>
              <w:b/>
            </w:rPr>
          </w:pPr>
          <w:r>
            <w:rPr>
              <w:b/>
            </w:rPr>
            <w:br w:type="page"/>
          </w:r>
        </w:p>
        <w:p w14:paraId="4C2E6413" w14:textId="77777777" w:rsidR="002A0D5C" w:rsidRDefault="002A0D5C" w:rsidP="002A0D5C"/>
        <w:p w14:paraId="2AC206BE" w14:textId="77777777" w:rsidR="002A0D5C" w:rsidRDefault="00A57D49"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14:paraId="708978B1" w14:textId="77777777" w:rsidR="002A0D5C" w:rsidRDefault="002A0D5C" w:rsidP="002A0D5C">
          <w:pPr>
            <w:pStyle w:val="TOCHeading"/>
          </w:pPr>
          <w:r w:rsidRPr="0058057F">
            <w:rPr>
              <w:b/>
            </w:rPr>
            <w:t>Contents</w:t>
          </w:r>
        </w:p>
        <w:p w14:paraId="64E81E0D" w14:textId="77777777" w:rsidR="00FA3B38" w:rsidRDefault="002A0D5C">
          <w:pPr>
            <w:pStyle w:val="TOC1"/>
            <w:tabs>
              <w:tab w:val="right" w:leader="dot" w:pos="9350"/>
            </w:tabs>
            <w:rPr>
              <w:rFonts w:eastAsiaTheme="minorEastAsia"/>
              <w:noProof/>
              <w:lang w:bidi="he-IL"/>
            </w:rPr>
          </w:pPr>
          <w:r>
            <w:fldChar w:fldCharType="begin"/>
          </w:r>
          <w:r>
            <w:instrText xml:space="preserve"> TOC \o "1-3" \h \z \u </w:instrText>
          </w:r>
          <w:r>
            <w:fldChar w:fldCharType="separate"/>
          </w:r>
          <w:hyperlink w:anchor="_Toc465354502" w:history="1">
            <w:r w:rsidR="00FA3B38" w:rsidRPr="00FA757B">
              <w:rPr>
                <w:rStyle w:val="Hyperlink"/>
                <w:noProof/>
              </w:rPr>
              <w:t>List of Changes</w:t>
            </w:r>
            <w:r w:rsidR="00FA3B38">
              <w:rPr>
                <w:noProof/>
                <w:webHidden/>
              </w:rPr>
              <w:tab/>
            </w:r>
            <w:r w:rsidR="00FA3B38">
              <w:rPr>
                <w:noProof/>
                <w:webHidden/>
              </w:rPr>
              <w:fldChar w:fldCharType="begin"/>
            </w:r>
            <w:r w:rsidR="00FA3B38">
              <w:rPr>
                <w:noProof/>
                <w:webHidden/>
              </w:rPr>
              <w:instrText xml:space="preserve"> PAGEREF _Toc465354502 \h </w:instrText>
            </w:r>
            <w:r w:rsidR="00FA3B38">
              <w:rPr>
                <w:noProof/>
                <w:webHidden/>
              </w:rPr>
            </w:r>
            <w:r w:rsidR="00FA3B38">
              <w:rPr>
                <w:noProof/>
                <w:webHidden/>
              </w:rPr>
              <w:fldChar w:fldCharType="separate"/>
            </w:r>
            <w:r w:rsidR="00FA3B38">
              <w:rPr>
                <w:noProof/>
                <w:webHidden/>
              </w:rPr>
              <w:t>i</w:t>
            </w:r>
            <w:r w:rsidR="00FA3B38">
              <w:rPr>
                <w:noProof/>
                <w:webHidden/>
              </w:rPr>
              <w:fldChar w:fldCharType="end"/>
            </w:r>
          </w:hyperlink>
        </w:p>
        <w:p w14:paraId="37D5CD63" w14:textId="77777777" w:rsidR="00FA3B38" w:rsidRDefault="00A57D49">
          <w:pPr>
            <w:pStyle w:val="TOC1"/>
            <w:tabs>
              <w:tab w:val="left" w:pos="440"/>
              <w:tab w:val="right" w:leader="dot" w:pos="9350"/>
            </w:tabs>
            <w:rPr>
              <w:rFonts w:eastAsiaTheme="minorEastAsia"/>
              <w:noProof/>
              <w:lang w:bidi="he-IL"/>
            </w:rPr>
          </w:pPr>
          <w:hyperlink w:anchor="_Toc465354503" w:history="1">
            <w:r w:rsidR="00FA3B38" w:rsidRPr="00FA757B">
              <w:rPr>
                <w:rStyle w:val="Hyperlink"/>
                <w:noProof/>
              </w:rPr>
              <w:t>1</w:t>
            </w:r>
            <w:r w:rsidR="00FA3B38">
              <w:rPr>
                <w:rFonts w:eastAsiaTheme="minorEastAsia"/>
                <w:noProof/>
                <w:lang w:bidi="he-IL"/>
              </w:rPr>
              <w:tab/>
            </w:r>
            <w:r w:rsidR="00FA3B38" w:rsidRPr="00FA757B">
              <w:rPr>
                <w:rStyle w:val="Hyperlink"/>
                <w:noProof/>
              </w:rPr>
              <w:t>Overview</w:t>
            </w:r>
            <w:r w:rsidR="00FA3B38">
              <w:rPr>
                <w:noProof/>
                <w:webHidden/>
              </w:rPr>
              <w:tab/>
            </w:r>
            <w:r w:rsidR="00FA3B38">
              <w:rPr>
                <w:noProof/>
                <w:webHidden/>
              </w:rPr>
              <w:fldChar w:fldCharType="begin"/>
            </w:r>
            <w:r w:rsidR="00FA3B38">
              <w:rPr>
                <w:noProof/>
                <w:webHidden/>
              </w:rPr>
              <w:instrText xml:space="preserve"> PAGEREF _Toc465354503 \h </w:instrText>
            </w:r>
            <w:r w:rsidR="00FA3B38">
              <w:rPr>
                <w:noProof/>
                <w:webHidden/>
              </w:rPr>
            </w:r>
            <w:r w:rsidR="00FA3B38">
              <w:rPr>
                <w:noProof/>
                <w:webHidden/>
              </w:rPr>
              <w:fldChar w:fldCharType="separate"/>
            </w:r>
            <w:r w:rsidR="00FA3B38">
              <w:rPr>
                <w:noProof/>
                <w:webHidden/>
              </w:rPr>
              <w:t>1</w:t>
            </w:r>
            <w:r w:rsidR="00FA3B38">
              <w:rPr>
                <w:noProof/>
                <w:webHidden/>
              </w:rPr>
              <w:fldChar w:fldCharType="end"/>
            </w:r>
          </w:hyperlink>
        </w:p>
        <w:p w14:paraId="203521B0" w14:textId="77777777" w:rsidR="00FA3B38" w:rsidRDefault="00A57D49">
          <w:pPr>
            <w:pStyle w:val="TOC2"/>
            <w:tabs>
              <w:tab w:val="left" w:pos="880"/>
              <w:tab w:val="right" w:leader="dot" w:pos="9350"/>
            </w:tabs>
            <w:rPr>
              <w:rFonts w:eastAsiaTheme="minorEastAsia"/>
              <w:noProof/>
              <w:lang w:bidi="he-IL"/>
            </w:rPr>
          </w:pPr>
          <w:hyperlink w:anchor="_Toc465354504" w:history="1">
            <w:r w:rsidR="00FA3B38" w:rsidRPr="00FA757B">
              <w:rPr>
                <w:rStyle w:val="Hyperlink"/>
                <w:noProof/>
              </w:rPr>
              <w:t>1.1</w:t>
            </w:r>
            <w:r w:rsidR="00FA3B38">
              <w:rPr>
                <w:rFonts w:eastAsiaTheme="minorEastAsia"/>
                <w:noProof/>
                <w:lang w:bidi="he-IL"/>
              </w:rPr>
              <w:tab/>
            </w:r>
            <w:r w:rsidR="00FA3B38" w:rsidRPr="00FA757B">
              <w:rPr>
                <w:rStyle w:val="Hyperlink"/>
                <w:noProof/>
              </w:rPr>
              <w:t>Classification &amp; Registration</w:t>
            </w:r>
            <w:r w:rsidR="00FA3B38">
              <w:rPr>
                <w:noProof/>
                <w:webHidden/>
              </w:rPr>
              <w:tab/>
            </w:r>
            <w:r w:rsidR="00FA3B38">
              <w:rPr>
                <w:noProof/>
                <w:webHidden/>
              </w:rPr>
              <w:fldChar w:fldCharType="begin"/>
            </w:r>
            <w:r w:rsidR="00FA3B38">
              <w:rPr>
                <w:noProof/>
                <w:webHidden/>
              </w:rPr>
              <w:instrText xml:space="preserve"> PAGEREF _Toc465354504 \h </w:instrText>
            </w:r>
            <w:r w:rsidR="00FA3B38">
              <w:rPr>
                <w:noProof/>
                <w:webHidden/>
              </w:rPr>
            </w:r>
            <w:r w:rsidR="00FA3B38">
              <w:rPr>
                <w:noProof/>
                <w:webHidden/>
              </w:rPr>
              <w:fldChar w:fldCharType="separate"/>
            </w:r>
            <w:r w:rsidR="00FA3B38">
              <w:rPr>
                <w:noProof/>
                <w:webHidden/>
              </w:rPr>
              <w:t>1</w:t>
            </w:r>
            <w:r w:rsidR="00FA3B38">
              <w:rPr>
                <w:noProof/>
                <w:webHidden/>
              </w:rPr>
              <w:fldChar w:fldCharType="end"/>
            </w:r>
          </w:hyperlink>
        </w:p>
        <w:p w14:paraId="315A24CC" w14:textId="77777777" w:rsidR="00FA3B38" w:rsidRDefault="00A57D49">
          <w:pPr>
            <w:pStyle w:val="TOC3"/>
            <w:tabs>
              <w:tab w:val="left" w:pos="1320"/>
              <w:tab w:val="right" w:leader="dot" w:pos="9350"/>
            </w:tabs>
            <w:rPr>
              <w:rFonts w:eastAsiaTheme="minorEastAsia"/>
              <w:noProof/>
              <w:lang w:bidi="he-IL"/>
            </w:rPr>
          </w:pPr>
          <w:hyperlink w:anchor="_Toc465354505" w:history="1">
            <w:r w:rsidR="00FA3B38" w:rsidRPr="00FA757B">
              <w:rPr>
                <w:rStyle w:val="Hyperlink"/>
                <w:noProof/>
                <w14:scene3d>
                  <w14:camera w14:prst="orthographicFront"/>
                  <w14:lightRig w14:rig="threePt" w14:dir="t">
                    <w14:rot w14:lat="0" w14:lon="0" w14:rev="0"/>
                  </w14:lightRig>
                </w14:scene3d>
              </w:rPr>
              <w:t>1.1.1</w:t>
            </w:r>
            <w:r w:rsidR="00FA3B38">
              <w:rPr>
                <w:rFonts w:eastAsiaTheme="minorEastAsia"/>
                <w:noProof/>
                <w:lang w:bidi="he-IL"/>
              </w:rPr>
              <w:tab/>
            </w:r>
            <w:r w:rsidR="00FA3B38" w:rsidRPr="00FA757B">
              <w:rPr>
                <w:rStyle w:val="Hyperlink"/>
                <w:noProof/>
              </w:rPr>
              <w:t>Control traffic identification</w:t>
            </w:r>
            <w:r w:rsidR="00FA3B38">
              <w:rPr>
                <w:noProof/>
                <w:webHidden/>
              </w:rPr>
              <w:tab/>
            </w:r>
            <w:r w:rsidR="00FA3B38">
              <w:rPr>
                <w:noProof/>
                <w:webHidden/>
              </w:rPr>
              <w:fldChar w:fldCharType="begin"/>
            </w:r>
            <w:r w:rsidR="00FA3B38">
              <w:rPr>
                <w:noProof/>
                <w:webHidden/>
              </w:rPr>
              <w:instrText xml:space="preserve"> PAGEREF _Toc465354505 \h </w:instrText>
            </w:r>
            <w:r w:rsidR="00FA3B38">
              <w:rPr>
                <w:noProof/>
                <w:webHidden/>
              </w:rPr>
            </w:r>
            <w:r w:rsidR="00FA3B38">
              <w:rPr>
                <w:noProof/>
                <w:webHidden/>
              </w:rPr>
              <w:fldChar w:fldCharType="separate"/>
            </w:r>
            <w:r w:rsidR="00FA3B38">
              <w:rPr>
                <w:noProof/>
                <w:webHidden/>
              </w:rPr>
              <w:t>1</w:t>
            </w:r>
            <w:r w:rsidR="00FA3B38">
              <w:rPr>
                <w:noProof/>
                <w:webHidden/>
              </w:rPr>
              <w:fldChar w:fldCharType="end"/>
            </w:r>
          </w:hyperlink>
        </w:p>
        <w:p w14:paraId="6A426100" w14:textId="77777777" w:rsidR="00FA3B38" w:rsidRDefault="00A57D49">
          <w:pPr>
            <w:pStyle w:val="TOC3"/>
            <w:tabs>
              <w:tab w:val="left" w:pos="1320"/>
              <w:tab w:val="right" w:leader="dot" w:pos="9350"/>
            </w:tabs>
            <w:rPr>
              <w:rFonts w:eastAsiaTheme="minorEastAsia"/>
              <w:noProof/>
              <w:lang w:bidi="he-IL"/>
            </w:rPr>
          </w:pPr>
          <w:hyperlink w:anchor="_Toc465354506" w:history="1">
            <w:r w:rsidR="00FA3B38" w:rsidRPr="00FA757B">
              <w:rPr>
                <w:rStyle w:val="Hyperlink"/>
                <w:noProof/>
                <w14:scene3d>
                  <w14:camera w14:prst="orthographicFront"/>
                  <w14:lightRig w14:rig="threePt" w14:dir="t">
                    <w14:rot w14:lat="0" w14:lon="0" w14:rev="0"/>
                  </w14:lightRig>
                </w14:scene3d>
              </w:rPr>
              <w:t>1.1.2</w:t>
            </w:r>
            <w:r w:rsidR="00FA3B38">
              <w:rPr>
                <w:rFonts w:eastAsiaTheme="minorEastAsia"/>
                <w:noProof/>
                <w:lang w:bidi="he-IL"/>
              </w:rPr>
              <w:tab/>
            </w:r>
            <w:r w:rsidR="00FA3B38" w:rsidRPr="00FA757B">
              <w:rPr>
                <w:rStyle w:val="Hyperlink"/>
                <w:noProof/>
              </w:rPr>
              <w:t>Classification</w:t>
            </w:r>
            <w:r w:rsidR="00FA3B38">
              <w:rPr>
                <w:noProof/>
                <w:webHidden/>
              </w:rPr>
              <w:tab/>
            </w:r>
            <w:r w:rsidR="00FA3B38">
              <w:rPr>
                <w:noProof/>
                <w:webHidden/>
              </w:rPr>
              <w:fldChar w:fldCharType="begin"/>
            </w:r>
            <w:r w:rsidR="00FA3B38">
              <w:rPr>
                <w:noProof/>
                <w:webHidden/>
              </w:rPr>
              <w:instrText xml:space="preserve"> PAGEREF _Toc465354506 \h </w:instrText>
            </w:r>
            <w:r w:rsidR="00FA3B38">
              <w:rPr>
                <w:noProof/>
                <w:webHidden/>
              </w:rPr>
            </w:r>
            <w:r w:rsidR="00FA3B38">
              <w:rPr>
                <w:noProof/>
                <w:webHidden/>
              </w:rPr>
              <w:fldChar w:fldCharType="separate"/>
            </w:r>
            <w:r w:rsidR="00FA3B38">
              <w:rPr>
                <w:noProof/>
                <w:webHidden/>
              </w:rPr>
              <w:t>2</w:t>
            </w:r>
            <w:r w:rsidR="00FA3B38">
              <w:rPr>
                <w:noProof/>
                <w:webHidden/>
              </w:rPr>
              <w:fldChar w:fldCharType="end"/>
            </w:r>
          </w:hyperlink>
        </w:p>
        <w:p w14:paraId="0F90345D" w14:textId="77777777" w:rsidR="00FA3B38" w:rsidRDefault="00A57D49">
          <w:pPr>
            <w:pStyle w:val="TOC3"/>
            <w:tabs>
              <w:tab w:val="left" w:pos="1320"/>
              <w:tab w:val="right" w:leader="dot" w:pos="9350"/>
            </w:tabs>
            <w:rPr>
              <w:rFonts w:eastAsiaTheme="minorEastAsia"/>
              <w:noProof/>
              <w:lang w:bidi="he-IL"/>
            </w:rPr>
          </w:pPr>
          <w:hyperlink w:anchor="_Toc465354507" w:history="1">
            <w:r w:rsidR="00FA3B38" w:rsidRPr="00FA757B">
              <w:rPr>
                <w:rStyle w:val="Hyperlink"/>
                <w:noProof/>
                <w14:scene3d>
                  <w14:camera w14:prst="orthographicFront"/>
                  <w14:lightRig w14:rig="threePt" w14:dir="t">
                    <w14:rot w14:lat="0" w14:lon="0" w14:rev="0"/>
                  </w14:lightRig>
                </w14:scene3d>
              </w:rPr>
              <w:t>1.1.3</w:t>
            </w:r>
            <w:r w:rsidR="00FA3B38">
              <w:rPr>
                <w:rFonts w:eastAsiaTheme="minorEastAsia"/>
                <w:noProof/>
                <w:lang w:bidi="he-IL"/>
              </w:rPr>
              <w:tab/>
            </w:r>
            <w:r w:rsidR="00FA3B38" w:rsidRPr="00FA757B">
              <w:rPr>
                <w:rStyle w:val="Hyperlink"/>
                <w:noProof/>
              </w:rPr>
              <w:t>Registration</w:t>
            </w:r>
            <w:r w:rsidR="00FA3B38">
              <w:rPr>
                <w:noProof/>
                <w:webHidden/>
              </w:rPr>
              <w:tab/>
            </w:r>
            <w:r w:rsidR="00FA3B38">
              <w:rPr>
                <w:noProof/>
                <w:webHidden/>
              </w:rPr>
              <w:fldChar w:fldCharType="begin"/>
            </w:r>
            <w:r w:rsidR="00FA3B38">
              <w:rPr>
                <w:noProof/>
                <w:webHidden/>
              </w:rPr>
              <w:instrText xml:space="preserve"> PAGEREF _Toc465354507 \h </w:instrText>
            </w:r>
            <w:r w:rsidR="00FA3B38">
              <w:rPr>
                <w:noProof/>
                <w:webHidden/>
              </w:rPr>
            </w:r>
            <w:r w:rsidR="00FA3B38">
              <w:rPr>
                <w:noProof/>
                <w:webHidden/>
              </w:rPr>
              <w:fldChar w:fldCharType="separate"/>
            </w:r>
            <w:r w:rsidR="00FA3B38">
              <w:rPr>
                <w:noProof/>
                <w:webHidden/>
              </w:rPr>
              <w:t>3</w:t>
            </w:r>
            <w:r w:rsidR="00FA3B38">
              <w:rPr>
                <w:noProof/>
                <w:webHidden/>
              </w:rPr>
              <w:fldChar w:fldCharType="end"/>
            </w:r>
          </w:hyperlink>
        </w:p>
        <w:p w14:paraId="2A3594D3" w14:textId="77777777" w:rsidR="00FA3B38" w:rsidRDefault="00A57D49">
          <w:pPr>
            <w:pStyle w:val="TOC2"/>
            <w:tabs>
              <w:tab w:val="left" w:pos="880"/>
              <w:tab w:val="right" w:leader="dot" w:pos="9350"/>
            </w:tabs>
            <w:rPr>
              <w:rFonts w:eastAsiaTheme="minorEastAsia"/>
              <w:noProof/>
              <w:lang w:bidi="he-IL"/>
            </w:rPr>
          </w:pPr>
          <w:hyperlink w:anchor="_Toc465354508" w:history="1">
            <w:r w:rsidR="00FA3B38" w:rsidRPr="00FA757B">
              <w:rPr>
                <w:rStyle w:val="Hyperlink"/>
                <w:noProof/>
              </w:rPr>
              <w:t>1.2</w:t>
            </w:r>
            <w:r w:rsidR="00FA3B38">
              <w:rPr>
                <w:rFonts w:eastAsiaTheme="minorEastAsia"/>
                <w:noProof/>
                <w:lang w:bidi="he-IL"/>
              </w:rPr>
              <w:tab/>
            </w:r>
            <w:r w:rsidR="00FA3B38" w:rsidRPr="00FA757B">
              <w:rPr>
                <w:rStyle w:val="Hyperlink"/>
                <w:noProof/>
              </w:rPr>
              <w:t>Packet send and receive</w:t>
            </w:r>
            <w:r w:rsidR="00FA3B38">
              <w:rPr>
                <w:noProof/>
                <w:webHidden/>
              </w:rPr>
              <w:tab/>
            </w:r>
            <w:r w:rsidR="00FA3B38">
              <w:rPr>
                <w:noProof/>
                <w:webHidden/>
              </w:rPr>
              <w:fldChar w:fldCharType="begin"/>
            </w:r>
            <w:r w:rsidR="00FA3B38">
              <w:rPr>
                <w:noProof/>
                <w:webHidden/>
              </w:rPr>
              <w:instrText xml:space="preserve"> PAGEREF _Toc465354508 \h </w:instrText>
            </w:r>
            <w:r w:rsidR="00FA3B38">
              <w:rPr>
                <w:noProof/>
                <w:webHidden/>
              </w:rPr>
            </w:r>
            <w:r w:rsidR="00FA3B38">
              <w:rPr>
                <w:noProof/>
                <w:webHidden/>
              </w:rPr>
              <w:fldChar w:fldCharType="separate"/>
            </w:r>
            <w:r w:rsidR="00FA3B38">
              <w:rPr>
                <w:noProof/>
                <w:webHidden/>
              </w:rPr>
              <w:t>3</w:t>
            </w:r>
            <w:r w:rsidR="00FA3B38">
              <w:rPr>
                <w:noProof/>
                <w:webHidden/>
              </w:rPr>
              <w:fldChar w:fldCharType="end"/>
            </w:r>
          </w:hyperlink>
        </w:p>
        <w:p w14:paraId="649B2F9A" w14:textId="77777777" w:rsidR="00FA3B38" w:rsidRDefault="00A57D49">
          <w:pPr>
            <w:pStyle w:val="TOC3"/>
            <w:tabs>
              <w:tab w:val="left" w:pos="1320"/>
              <w:tab w:val="right" w:leader="dot" w:pos="9350"/>
            </w:tabs>
            <w:rPr>
              <w:rFonts w:eastAsiaTheme="minorEastAsia"/>
              <w:noProof/>
              <w:lang w:bidi="he-IL"/>
            </w:rPr>
          </w:pPr>
          <w:hyperlink w:anchor="_Toc465354509" w:history="1">
            <w:r w:rsidR="00FA3B38" w:rsidRPr="00FA757B">
              <w:rPr>
                <w:rStyle w:val="Hyperlink"/>
                <w:noProof/>
                <w14:scene3d>
                  <w14:camera w14:prst="orthographicFront"/>
                  <w14:lightRig w14:rig="threePt" w14:dir="t">
                    <w14:rot w14:lat="0" w14:lon="0" w14:rev="0"/>
                  </w14:lightRig>
                </w14:scene3d>
              </w:rPr>
              <w:t>1.2.1</w:t>
            </w:r>
            <w:r w:rsidR="00FA3B38">
              <w:rPr>
                <w:rFonts w:eastAsiaTheme="minorEastAsia"/>
                <w:noProof/>
                <w:lang w:bidi="he-IL"/>
              </w:rPr>
              <w:tab/>
            </w:r>
            <w:r w:rsidR="00FA3B38" w:rsidRPr="00FA757B">
              <w:rPr>
                <w:rStyle w:val="Hyperlink"/>
                <w:noProof/>
              </w:rPr>
              <w:t>Packet send and receive - net device</w:t>
            </w:r>
            <w:r w:rsidR="00FA3B38">
              <w:rPr>
                <w:noProof/>
                <w:webHidden/>
              </w:rPr>
              <w:tab/>
            </w:r>
            <w:r w:rsidR="00FA3B38">
              <w:rPr>
                <w:noProof/>
                <w:webHidden/>
              </w:rPr>
              <w:fldChar w:fldCharType="begin"/>
            </w:r>
            <w:r w:rsidR="00FA3B38">
              <w:rPr>
                <w:noProof/>
                <w:webHidden/>
              </w:rPr>
              <w:instrText xml:space="preserve"> PAGEREF _Toc465354509 \h </w:instrText>
            </w:r>
            <w:r w:rsidR="00FA3B38">
              <w:rPr>
                <w:noProof/>
                <w:webHidden/>
              </w:rPr>
            </w:r>
            <w:r w:rsidR="00FA3B38">
              <w:rPr>
                <w:noProof/>
                <w:webHidden/>
              </w:rPr>
              <w:fldChar w:fldCharType="separate"/>
            </w:r>
            <w:r w:rsidR="00FA3B38">
              <w:rPr>
                <w:noProof/>
                <w:webHidden/>
              </w:rPr>
              <w:t>3</w:t>
            </w:r>
            <w:r w:rsidR="00FA3B38">
              <w:rPr>
                <w:noProof/>
                <w:webHidden/>
              </w:rPr>
              <w:fldChar w:fldCharType="end"/>
            </w:r>
          </w:hyperlink>
        </w:p>
        <w:p w14:paraId="307E15B1" w14:textId="77777777" w:rsidR="00FA3B38" w:rsidRDefault="00A57D49">
          <w:pPr>
            <w:pStyle w:val="TOC1"/>
            <w:tabs>
              <w:tab w:val="left" w:pos="440"/>
              <w:tab w:val="right" w:leader="dot" w:pos="9350"/>
            </w:tabs>
            <w:rPr>
              <w:rFonts w:eastAsiaTheme="minorEastAsia"/>
              <w:noProof/>
              <w:lang w:bidi="he-IL"/>
            </w:rPr>
          </w:pPr>
          <w:hyperlink w:anchor="_Toc465354510" w:history="1">
            <w:r w:rsidR="00FA3B38" w:rsidRPr="00FA757B">
              <w:rPr>
                <w:rStyle w:val="Hyperlink"/>
                <w:noProof/>
              </w:rPr>
              <w:t>2</w:t>
            </w:r>
            <w:r w:rsidR="00FA3B38">
              <w:rPr>
                <w:rFonts w:eastAsiaTheme="minorEastAsia"/>
                <w:noProof/>
                <w:lang w:bidi="he-IL"/>
              </w:rPr>
              <w:tab/>
            </w:r>
            <w:r w:rsidR="00FA3B38" w:rsidRPr="00FA757B">
              <w:rPr>
                <w:rStyle w:val="Hyperlink"/>
                <w:noProof/>
              </w:rPr>
              <w:t>SAI object model and pipeline</w:t>
            </w:r>
            <w:r w:rsidR="00FA3B38">
              <w:rPr>
                <w:noProof/>
                <w:webHidden/>
              </w:rPr>
              <w:tab/>
            </w:r>
            <w:r w:rsidR="00FA3B38">
              <w:rPr>
                <w:noProof/>
                <w:webHidden/>
              </w:rPr>
              <w:fldChar w:fldCharType="begin"/>
            </w:r>
            <w:r w:rsidR="00FA3B38">
              <w:rPr>
                <w:noProof/>
                <w:webHidden/>
              </w:rPr>
              <w:instrText xml:space="preserve"> PAGEREF _Toc465354510 \h </w:instrText>
            </w:r>
            <w:r w:rsidR="00FA3B38">
              <w:rPr>
                <w:noProof/>
                <w:webHidden/>
              </w:rPr>
            </w:r>
            <w:r w:rsidR="00FA3B38">
              <w:rPr>
                <w:noProof/>
                <w:webHidden/>
              </w:rPr>
              <w:fldChar w:fldCharType="separate"/>
            </w:r>
            <w:r w:rsidR="00FA3B38">
              <w:rPr>
                <w:noProof/>
                <w:webHidden/>
              </w:rPr>
              <w:t>4</w:t>
            </w:r>
            <w:r w:rsidR="00FA3B38">
              <w:rPr>
                <w:noProof/>
                <w:webHidden/>
              </w:rPr>
              <w:fldChar w:fldCharType="end"/>
            </w:r>
          </w:hyperlink>
        </w:p>
        <w:p w14:paraId="7012EC9B" w14:textId="77777777" w:rsidR="00FA3B38" w:rsidRDefault="00A57D49">
          <w:pPr>
            <w:pStyle w:val="TOC3"/>
            <w:tabs>
              <w:tab w:val="left" w:pos="1320"/>
              <w:tab w:val="right" w:leader="dot" w:pos="9350"/>
            </w:tabs>
            <w:rPr>
              <w:rFonts w:eastAsiaTheme="minorEastAsia"/>
              <w:noProof/>
              <w:lang w:bidi="he-IL"/>
            </w:rPr>
          </w:pPr>
          <w:hyperlink w:anchor="_Toc465354511" w:history="1">
            <w:r w:rsidR="00FA3B38" w:rsidRPr="00FA757B">
              <w:rPr>
                <w:rStyle w:val="Hyperlink"/>
                <w:noProof/>
                <w14:scene3d>
                  <w14:camera w14:prst="orthographicFront"/>
                  <w14:lightRig w14:rig="threePt" w14:dir="t">
                    <w14:rot w14:lat="0" w14:lon="0" w14:rev="0"/>
                  </w14:lightRig>
                </w14:scene3d>
              </w:rPr>
              <w:t>2.1.1</w:t>
            </w:r>
            <w:r w:rsidR="00FA3B38">
              <w:rPr>
                <w:rFonts w:eastAsiaTheme="minorEastAsia"/>
                <w:noProof/>
                <w:lang w:bidi="he-IL"/>
              </w:rPr>
              <w:tab/>
            </w:r>
            <w:r w:rsidR="00FA3B38" w:rsidRPr="00FA757B">
              <w:rPr>
                <w:rStyle w:val="Hyperlink"/>
                <w:noProof/>
              </w:rPr>
              <w:t>SAI objects</w:t>
            </w:r>
            <w:r w:rsidR="00FA3B38">
              <w:rPr>
                <w:noProof/>
                <w:webHidden/>
              </w:rPr>
              <w:tab/>
            </w:r>
            <w:r w:rsidR="00FA3B38">
              <w:rPr>
                <w:noProof/>
                <w:webHidden/>
              </w:rPr>
              <w:fldChar w:fldCharType="begin"/>
            </w:r>
            <w:r w:rsidR="00FA3B38">
              <w:rPr>
                <w:noProof/>
                <w:webHidden/>
              </w:rPr>
              <w:instrText xml:space="preserve"> PAGEREF _Toc465354511 \h </w:instrText>
            </w:r>
            <w:r w:rsidR="00FA3B38">
              <w:rPr>
                <w:noProof/>
                <w:webHidden/>
              </w:rPr>
            </w:r>
            <w:r w:rsidR="00FA3B38">
              <w:rPr>
                <w:noProof/>
                <w:webHidden/>
              </w:rPr>
              <w:fldChar w:fldCharType="separate"/>
            </w:r>
            <w:r w:rsidR="00FA3B38">
              <w:rPr>
                <w:noProof/>
                <w:webHidden/>
              </w:rPr>
              <w:t>4</w:t>
            </w:r>
            <w:r w:rsidR="00FA3B38">
              <w:rPr>
                <w:noProof/>
                <w:webHidden/>
              </w:rPr>
              <w:fldChar w:fldCharType="end"/>
            </w:r>
          </w:hyperlink>
        </w:p>
        <w:p w14:paraId="210BF730" w14:textId="77777777" w:rsidR="00FA3B38" w:rsidRDefault="00A57D49">
          <w:pPr>
            <w:pStyle w:val="TOC2"/>
            <w:tabs>
              <w:tab w:val="left" w:pos="880"/>
              <w:tab w:val="right" w:leader="dot" w:pos="9350"/>
            </w:tabs>
            <w:rPr>
              <w:rFonts w:eastAsiaTheme="minorEastAsia"/>
              <w:noProof/>
              <w:lang w:bidi="he-IL"/>
            </w:rPr>
          </w:pPr>
          <w:hyperlink w:anchor="_Toc465354512" w:history="1">
            <w:r w:rsidR="00FA3B38" w:rsidRPr="00FA757B">
              <w:rPr>
                <w:rStyle w:val="Hyperlink"/>
                <w:noProof/>
              </w:rPr>
              <w:t>2.2</w:t>
            </w:r>
            <w:r w:rsidR="00FA3B38">
              <w:rPr>
                <w:rFonts w:eastAsiaTheme="minorEastAsia"/>
                <w:noProof/>
                <w:lang w:bidi="he-IL"/>
              </w:rPr>
              <w:tab/>
            </w:r>
            <w:r w:rsidR="00FA3B38" w:rsidRPr="00FA757B">
              <w:rPr>
                <w:rStyle w:val="Hyperlink"/>
                <w:noProof/>
              </w:rPr>
              <w:t>Host if - Pipeline</w:t>
            </w:r>
            <w:r w:rsidR="00FA3B38">
              <w:rPr>
                <w:noProof/>
                <w:webHidden/>
              </w:rPr>
              <w:tab/>
            </w:r>
            <w:r w:rsidR="00FA3B38">
              <w:rPr>
                <w:noProof/>
                <w:webHidden/>
              </w:rPr>
              <w:fldChar w:fldCharType="begin"/>
            </w:r>
            <w:r w:rsidR="00FA3B38">
              <w:rPr>
                <w:noProof/>
                <w:webHidden/>
              </w:rPr>
              <w:instrText xml:space="preserve"> PAGEREF _Toc465354512 \h </w:instrText>
            </w:r>
            <w:r w:rsidR="00FA3B38">
              <w:rPr>
                <w:noProof/>
                <w:webHidden/>
              </w:rPr>
            </w:r>
            <w:r w:rsidR="00FA3B38">
              <w:rPr>
                <w:noProof/>
                <w:webHidden/>
              </w:rPr>
              <w:fldChar w:fldCharType="separate"/>
            </w:r>
            <w:r w:rsidR="00FA3B38">
              <w:rPr>
                <w:noProof/>
                <w:webHidden/>
              </w:rPr>
              <w:t>12</w:t>
            </w:r>
            <w:r w:rsidR="00FA3B38">
              <w:rPr>
                <w:noProof/>
                <w:webHidden/>
              </w:rPr>
              <w:fldChar w:fldCharType="end"/>
            </w:r>
          </w:hyperlink>
        </w:p>
        <w:p w14:paraId="6316B019" w14:textId="77777777" w:rsidR="00FA3B38" w:rsidRDefault="00A57D49">
          <w:pPr>
            <w:pStyle w:val="TOC3"/>
            <w:tabs>
              <w:tab w:val="left" w:pos="1320"/>
              <w:tab w:val="right" w:leader="dot" w:pos="9350"/>
            </w:tabs>
            <w:rPr>
              <w:rFonts w:eastAsiaTheme="minorEastAsia"/>
              <w:noProof/>
              <w:lang w:bidi="he-IL"/>
            </w:rPr>
          </w:pPr>
          <w:hyperlink w:anchor="_Toc465354513" w:history="1">
            <w:r w:rsidR="00FA3B38" w:rsidRPr="00FA757B">
              <w:rPr>
                <w:rStyle w:val="Hyperlink"/>
                <w:noProof/>
                <w14:scene3d>
                  <w14:camera w14:prst="orthographicFront"/>
                  <w14:lightRig w14:rig="threePt" w14:dir="t">
                    <w14:rot w14:lat="0" w14:lon="0" w14:rev="0"/>
                  </w14:lightRig>
                </w14:scene3d>
              </w:rPr>
              <w:t>2.2.1</w:t>
            </w:r>
            <w:r w:rsidR="00FA3B38">
              <w:rPr>
                <w:rFonts w:eastAsiaTheme="minorEastAsia"/>
                <w:noProof/>
                <w:lang w:bidi="he-IL"/>
              </w:rPr>
              <w:tab/>
            </w:r>
            <w:r w:rsidR="00FA3B38" w:rsidRPr="00FA757B">
              <w:rPr>
                <w:rStyle w:val="Hyperlink"/>
                <w:noProof/>
              </w:rPr>
              <w:t>Switch trap -&gt; user channel port</w:t>
            </w:r>
            <w:r w:rsidR="00FA3B38">
              <w:rPr>
                <w:noProof/>
                <w:webHidden/>
              </w:rPr>
              <w:tab/>
            </w:r>
            <w:r w:rsidR="00FA3B38">
              <w:rPr>
                <w:noProof/>
                <w:webHidden/>
              </w:rPr>
              <w:fldChar w:fldCharType="begin"/>
            </w:r>
            <w:r w:rsidR="00FA3B38">
              <w:rPr>
                <w:noProof/>
                <w:webHidden/>
              </w:rPr>
              <w:instrText xml:space="preserve"> PAGEREF _Toc465354513 \h </w:instrText>
            </w:r>
            <w:r w:rsidR="00FA3B38">
              <w:rPr>
                <w:noProof/>
                <w:webHidden/>
              </w:rPr>
            </w:r>
            <w:r w:rsidR="00FA3B38">
              <w:rPr>
                <w:noProof/>
                <w:webHidden/>
              </w:rPr>
              <w:fldChar w:fldCharType="separate"/>
            </w:r>
            <w:r w:rsidR="00FA3B38">
              <w:rPr>
                <w:noProof/>
                <w:webHidden/>
              </w:rPr>
              <w:t>12</w:t>
            </w:r>
            <w:r w:rsidR="00FA3B38">
              <w:rPr>
                <w:noProof/>
                <w:webHidden/>
              </w:rPr>
              <w:fldChar w:fldCharType="end"/>
            </w:r>
          </w:hyperlink>
        </w:p>
        <w:p w14:paraId="786E89BE" w14:textId="77777777" w:rsidR="00FA3B38" w:rsidRDefault="00A57D49">
          <w:pPr>
            <w:pStyle w:val="TOC3"/>
            <w:tabs>
              <w:tab w:val="left" w:pos="1320"/>
              <w:tab w:val="right" w:leader="dot" w:pos="9350"/>
            </w:tabs>
            <w:rPr>
              <w:rFonts w:eastAsiaTheme="minorEastAsia"/>
              <w:noProof/>
              <w:lang w:bidi="he-IL"/>
            </w:rPr>
          </w:pPr>
          <w:hyperlink w:anchor="_Toc465354514" w:history="1">
            <w:r w:rsidR="00FA3B38" w:rsidRPr="00FA757B">
              <w:rPr>
                <w:rStyle w:val="Hyperlink"/>
                <w:noProof/>
                <w14:scene3d>
                  <w14:camera w14:prst="orthographicFront"/>
                  <w14:lightRig w14:rig="threePt" w14:dir="t">
                    <w14:rot w14:lat="0" w14:lon="0" w14:rev="0"/>
                  </w14:lightRig>
                </w14:scene3d>
              </w:rPr>
              <w:t>2.2.2</w:t>
            </w:r>
            <w:r w:rsidR="00FA3B38">
              <w:rPr>
                <w:rFonts w:eastAsiaTheme="minorEastAsia"/>
                <w:noProof/>
                <w:lang w:bidi="he-IL"/>
              </w:rPr>
              <w:tab/>
            </w:r>
            <w:r w:rsidR="00FA3B38" w:rsidRPr="00FA757B">
              <w:rPr>
                <w:rStyle w:val="Hyperlink"/>
                <w:noProof/>
              </w:rPr>
              <w:t>Pre  L3 trap -&gt; user channel L3</w:t>
            </w:r>
            <w:r w:rsidR="00FA3B38">
              <w:rPr>
                <w:noProof/>
                <w:webHidden/>
              </w:rPr>
              <w:tab/>
            </w:r>
            <w:r w:rsidR="00FA3B38">
              <w:rPr>
                <w:noProof/>
                <w:webHidden/>
              </w:rPr>
              <w:fldChar w:fldCharType="begin"/>
            </w:r>
            <w:r w:rsidR="00FA3B38">
              <w:rPr>
                <w:noProof/>
                <w:webHidden/>
              </w:rPr>
              <w:instrText xml:space="preserve"> PAGEREF _Toc465354514 \h </w:instrText>
            </w:r>
            <w:r w:rsidR="00FA3B38">
              <w:rPr>
                <w:noProof/>
                <w:webHidden/>
              </w:rPr>
            </w:r>
            <w:r w:rsidR="00FA3B38">
              <w:rPr>
                <w:noProof/>
                <w:webHidden/>
              </w:rPr>
              <w:fldChar w:fldCharType="separate"/>
            </w:r>
            <w:r w:rsidR="00FA3B38">
              <w:rPr>
                <w:noProof/>
                <w:webHidden/>
              </w:rPr>
              <w:t>12</w:t>
            </w:r>
            <w:r w:rsidR="00FA3B38">
              <w:rPr>
                <w:noProof/>
                <w:webHidden/>
              </w:rPr>
              <w:fldChar w:fldCharType="end"/>
            </w:r>
          </w:hyperlink>
        </w:p>
        <w:p w14:paraId="43A735FC" w14:textId="77777777" w:rsidR="00FA3B38" w:rsidRDefault="00A57D49">
          <w:pPr>
            <w:pStyle w:val="TOC3"/>
            <w:tabs>
              <w:tab w:val="left" w:pos="1320"/>
              <w:tab w:val="right" w:leader="dot" w:pos="9350"/>
            </w:tabs>
            <w:rPr>
              <w:rFonts w:eastAsiaTheme="minorEastAsia"/>
              <w:noProof/>
              <w:lang w:bidi="he-IL"/>
            </w:rPr>
          </w:pPr>
          <w:hyperlink w:anchor="_Toc465354515" w:history="1">
            <w:r w:rsidR="00FA3B38" w:rsidRPr="00FA757B">
              <w:rPr>
                <w:rStyle w:val="Hyperlink"/>
                <w:noProof/>
                <w14:scene3d>
                  <w14:camera w14:prst="orthographicFront"/>
                  <w14:lightRig w14:rig="threePt" w14:dir="t">
                    <w14:rot w14:lat="0" w14:lon="0" w14:rev="0"/>
                  </w14:lightRig>
                </w14:scene3d>
              </w:rPr>
              <w:t>2.2.3</w:t>
            </w:r>
            <w:r w:rsidR="00FA3B38">
              <w:rPr>
                <w:rFonts w:eastAsiaTheme="minorEastAsia"/>
                <w:noProof/>
                <w:lang w:bidi="he-IL"/>
              </w:rPr>
              <w:tab/>
            </w:r>
            <w:r w:rsidR="00FA3B38" w:rsidRPr="00FA757B">
              <w:rPr>
                <w:rStyle w:val="Hyperlink"/>
                <w:noProof/>
              </w:rPr>
              <w:t>Local IP trap -&gt;user channel L3</w:t>
            </w:r>
            <w:r w:rsidR="00FA3B38">
              <w:rPr>
                <w:noProof/>
                <w:webHidden/>
              </w:rPr>
              <w:tab/>
            </w:r>
            <w:r w:rsidR="00FA3B38">
              <w:rPr>
                <w:noProof/>
                <w:webHidden/>
              </w:rPr>
              <w:fldChar w:fldCharType="begin"/>
            </w:r>
            <w:r w:rsidR="00FA3B38">
              <w:rPr>
                <w:noProof/>
                <w:webHidden/>
              </w:rPr>
              <w:instrText xml:space="preserve"> PAGEREF _Toc465354515 \h </w:instrText>
            </w:r>
            <w:r w:rsidR="00FA3B38">
              <w:rPr>
                <w:noProof/>
                <w:webHidden/>
              </w:rPr>
            </w:r>
            <w:r w:rsidR="00FA3B38">
              <w:rPr>
                <w:noProof/>
                <w:webHidden/>
              </w:rPr>
              <w:fldChar w:fldCharType="separate"/>
            </w:r>
            <w:r w:rsidR="00FA3B38">
              <w:rPr>
                <w:noProof/>
                <w:webHidden/>
              </w:rPr>
              <w:t>13</w:t>
            </w:r>
            <w:r w:rsidR="00FA3B38">
              <w:rPr>
                <w:noProof/>
                <w:webHidden/>
              </w:rPr>
              <w:fldChar w:fldCharType="end"/>
            </w:r>
          </w:hyperlink>
        </w:p>
        <w:p w14:paraId="00CED70C" w14:textId="77777777" w:rsidR="00FA3B38" w:rsidRDefault="00A57D49">
          <w:pPr>
            <w:pStyle w:val="TOC3"/>
            <w:tabs>
              <w:tab w:val="left" w:pos="1320"/>
              <w:tab w:val="right" w:leader="dot" w:pos="9350"/>
            </w:tabs>
            <w:rPr>
              <w:rFonts w:eastAsiaTheme="minorEastAsia"/>
              <w:noProof/>
              <w:lang w:bidi="he-IL"/>
            </w:rPr>
          </w:pPr>
          <w:hyperlink w:anchor="_Toc465354516" w:history="1">
            <w:r w:rsidR="00FA3B38" w:rsidRPr="00FA757B">
              <w:rPr>
                <w:rStyle w:val="Hyperlink"/>
                <w:noProof/>
                <w14:scene3d>
                  <w14:camera w14:prst="orthographicFront"/>
                  <w14:lightRig w14:rig="threePt" w14:dir="t">
                    <w14:rot w14:lat="0" w14:lon="0" w14:rev="0"/>
                  </w14:lightRig>
                </w14:scene3d>
              </w:rPr>
              <w:t>2.2.4</w:t>
            </w:r>
            <w:r w:rsidR="00FA3B38">
              <w:rPr>
                <w:rFonts w:eastAsiaTheme="minorEastAsia"/>
                <w:noProof/>
                <w:lang w:bidi="he-IL"/>
              </w:rPr>
              <w:tab/>
            </w:r>
            <w:r w:rsidR="00FA3B38" w:rsidRPr="00FA757B">
              <w:rPr>
                <w:rStyle w:val="Hyperlink"/>
                <w:noProof/>
              </w:rPr>
              <w:t>User define trap(router)-&gt;user channel FD</w:t>
            </w:r>
            <w:r w:rsidR="00FA3B38">
              <w:rPr>
                <w:noProof/>
                <w:webHidden/>
              </w:rPr>
              <w:tab/>
            </w:r>
            <w:r w:rsidR="00FA3B38">
              <w:rPr>
                <w:noProof/>
                <w:webHidden/>
              </w:rPr>
              <w:fldChar w:fldCharType="begin"/>
            </w:r>
            <w:r w:rsidR="00FA3B38">
              <w:rPr>
                <w:noProof/>
                <w:webHidden/>
              </w:rPr>
              <w:instrText xml:space="preserve"> PAGEREF _Toc465354516 \h </w:instrText>
            </w:r>
            <w:r w:rsidR="00FA3B38">
              <w:rPr>
                <w:noProof/>
                <w:webHidden/>
              </w:rPr>
            </w:r>
            <w:r w:rsidR="00FA3B38">
              <w:rPr>
                <w:noProof/>
                <w:webHidden/>
              </w:rPr>
              <w:fldChar w:fldCharType="separate"/>
            </w:r>
            <w:r w:rsidR="00FA3B38">
              <w:rPr>
                <w:noProof/>
                <w:webHidden/>
              </w:rPr>
              <w:t>13</w:t>
            </w:r>
            <w:r w:rsidR="00FA3B38">
              <w:rPr>
                <w:noProof/>
                <w:webHidden/>
              </w:rPr>
              <w:fldChar w:fldCharType="end"/>
            </w:r>
          </w:hyperlink>
        </w:p>
        <w:p w14:paraId="1A1C9A50" w14:textId="77777777" w:rsidR="00FA3B38" w:rsidRDefault="00A57D49">
          <w:pPr>
            <w:pStyle w:val="TOC1"/>
            <w:tabs>
              <w:tab w:val="left" w:pos="440"/>
              <w:tab w:val="right" w:leader="dot" w:pos="9350"/>
            </w:tabs>
            <w:rPr>
              <w:rFonts w:eastAsiaTheme="minorEastAsia"/>
              <w:noProof/>
              <w:lang w:bidi="he-IL"/>
            </w:rPr>
          </w:pPr>
          <w:hyperlink w:anchor="_Toc465354517" w:history="1">
            <w:r w:rsidR="00FA3B38" w:rsidRPr="00FA757B">
              <w:rPr>
                <w:rStyle w:val="Hyperlink"/>
                <w:noProof/>
              </w:rPr>
              <w:t>3</w:t>
            </w:r>
            <w:r w:rsidR="00FA3B38">
              <w:rPr>
                <w:rFonts w:eastAsiaTheme="minorEastAsia"/>
                <w:noProof/>
                <w:lang w:bidi="he-IL"/>
              </w:rPr>
              <w:tab/>
            </w:r>
            <w:r w:rsidR="00FA3B38" w:rsidRPr="00FA757B">
              <w:rPr>
                <w:rStyle w:val="Hyperlink"/>
                <w:noProof/>
              </w:rPr>
              <w:t>Specification</w:t>
            </w:r>
            <w:r w:rsidR="00FA3B38">
              <w:rPr>
                <w:noProof/>
                <w:webHidden/>
              </w:rPr>
              <w:tab/>
            </w:r>
            <w:r w:rsidR="00FA3B38">
              <w:rPr>
                <w:noProof/>
                <w:webHidden/>
              </w:rPr>
              <w:fldChar w:fldCharType="begin"/>
            </w:r>
            <w:r w:rsidR="00FA3B38">
              <w:rPr>
                <w:noProof/>
                <w:webHidden/>
              </w:rPr>
              <w:instrText xml:space="preserve"> PAGEREF _Toc465354517 \h </w:instrText>
            </w:r>
            <w:r w:rsidR="00FA3B38">
              <w:rPr>
                <w:noProof/>
                <w:webHidden/>
              </w:rPr>
            </w:r>
            <w:r w:rsidR="00FA3B38">
              <w:rPr>
                <w:noProof/>
                <w:webHidden/>
              </w:rPr>
              <w:fldChar w:fldCharType="separate"/>
            </w:r>
            <w:r w:rsidR="00FA3B38">
              <w:rPr>
                <w:noProof/>
                <w:webHidden/>
              </w:rPr>
              <w:t>13</w:t>
            </w:r>
            <w:r w:rsidR="00FA3B38">
              <w:rPr>
                <w:noProof/>
                <w:webHidden/>
              </w:rPr>
              <w:fldChar w:fldCharType="end"/>
            </w:r>
          </w:hyperlink>
        </w:p>
        <w:p w14:paraId="5658B652" w14:textId="77777777" w:rsidR="00FA3B38" w:rsidRDefault="00A57D49">
          <w:pPr>
            <w:pStyle w:val="TOC2"/>
            <w:tabs>
              <w:tab w:val="left" w:pos="880"/>
              <w:tab w:val="right" w:leader="dot" w:pos="9350"/>
            </w:tabs>
            <w:rPr>
              <w:rFonts w:eastAsiaTheme="minorEastAsia"/>
              <w:noProof/>
              <w:lang w:bidi="he-IL"/>
            </w:rPr>
          </w:pPr>
          <w:hyperlink w:anchor="_Toc465354518" w:history="1">
            <w:r w:rsidR="00FA3B38" w:rsidRPr="00FA757B">
              <w:rPr>
                <w:rStyle w:val="Hyperlink"/>
                <w:noProof/>
              </w:rPr>
              <w:t>3.1</w:t>
            </w:r>
            <w:r w:rsidR="00FA3B38">
              <w:rPr>
                <w:rFonts w:eastAsiaTheme="minorEastAsia"/>
                <w:noProof/>
                <w:lang w:bidi="he-IL"/>
              </w:rPr>
              <w:tab/>
            </w:r>
            <w:r w:rsidR="00FA3B38" w:rsidRPr="00FA757B">
              <w:rPr>
                <w:rStyle w:val="Hyperlink"/>
                <w:noProof/>
              </w:rPr>
              <w:t>Host interface functionality</w:t>
            </w:r>
            <w:r w:rsidR="00FA3B38">
              <w:rPr>
                <w:noProof/>
                <w:webHidden/>
              </w:rPr>
              <w:tab/>
            </w:r>
            <w:r w:rsidR="00FA3B38">
              <w:rPr>
                <w:noProof/>
                <w:webHidden/>
              </w:rPr>
              <w:fldChar w:fldCharType="begin"/>
            </w:r>
            <w:r w:rsidR="00FA3B38">
              <w:rPr>
                <w:noProof/>
                <w:webHidden/>
              </w:rPr>
              <w:instrText xml:space="preserve"> PAGEREF _Toc465354518 \h </w:instrText>
            </w:r>
            <w:r w:rsidR="00FA3B38">
              <w:rPr>
                <w:noProof/>
                <w:webHidden/>
              </w:rPr>
            </w:r>
            <w:r w:rsidR="00FA3B38">
              <w:rPr>
                <w:noProof/>
                <w:webHidden/>
              </w:rPr>
              <w:fldChar w:fldCharType="separate"/>
            </w:r>
            <w:r w:rsidR="00FA3B38">
              <w:rPr>
                <w:noProof/>
                <w:webHidden/>
              </w:rPr>
              <w:t>13</w:t>
            </w:r>
            <w:r w:rsidR="00FA3B38">
              <w:rPr>
                <w:noProof/>
                <w:webHidden/>
              </w:rPr>
              <w:fldChar w:fldCharType="end"/>
            </w:r>
          </w:hyperlink>
        </w:p>
        <w:p w14:paraId="2457432B" w14:textId="77777777" w:rsidR="00FA3B38" w:rsidRDefault="00A57D49">
          <w:pPr>
            <w:pStyle w:val="TOC3"/>
            <w:tabs>
              <w:tab w:val="left" w:pos="1320"/>
              <w:tab w:val="right" w:leader="dot" w:pos="9350"/>
            </w:tabs>
            <w:rPr>
              <w:rFonts w:eastAsiaTheme="minorEastAsia"/>
              <w:noProof/>
              <w:lang w:bidi="he-IL"/>
            </w:rPr>
          </w:pPr>
          <w:hyperlink w:anchor="_Toc465354519" w:history="1">
            <w:r w:rsidR="00FA3B38" w:rsidRPr="00FA757B">
              <w:rPr>
                <w:rStyle w:val="Hyperlink"/>
                <w:noProof/>
                <w14:scene3d>
                  <w14:camera w14:prst="orthographicFront"/>
                  <w14:lightRig w14:rig="threePt" w14:dir="t">
                    <w14:rot w14:lat="0" w14:lon="0" w14:rev="0"/>
                  </w14:lightRig>
                </w14:scene3d>
              </w:rPr>
              <w:t>3.1.1</w:t>
            </w:r>
            <w:r w:rsidR="00FA3B38">
              <w:rPr>
                <w:rFonts w:eastAsiaTheme="minorEastAsia"/>
                <w:noProof/>
                <w:lang w:bidi="he-IL"/>
              </w:rPr>
              <w:tab/>
            </w:r>
            <w:r w:rsidR="00FA3B38" w:rsidRPr="00FA757B">
              <w:rPr>
                <w:rStyle w:val="Hyperlink"/>
                <w:noProof/>
              </w:rPr>
              <w:t>Host interface object</w:t>
            </w:r>
            <w:r w:rsidR="00FA3B38">
              <w:rPr>
                <w:noProof/>
                <w:webHidden/>
              </w:rPr>
              <w:tab/>
            </w:r>
            <w:r w:rsidR="00FA3B38">
              <w:rPr>
                <w:noProof/>
                <w:webHidden/>
              </w:rPr>
              <w:fldChar w:fldCharType="begin"/>
            </w:r>
            <w:r w:rsidR="00FA3B38">
              <w:rPr>
                <w:noProof/>
                <w:webHidden/>
              </w:rPr>
              <w:instrText xml:space="preserve"> PAGEREF _Toc465354519 \h </w:instrText>
            </w:r>
            <w:r w:rsidR="00FA3B38">
              <w:rPr>
                <w:noProof/>
                <w:webHidden/>
              </w:rPr>
            </w:r>
            <w:r w:rsidR="00FA3B38">
              <w:rPr>
                <w:noProof/>
                <w:webHidden/>
              </w:rPr>
              <w:fldChar w:fldCharType="separate"/>
            </w:r>
            <w:r w:rsidR="00FA3B38">
              <w:rPr>
                <w:noProof/>
                <w:webHidden/>
              </w:rPr>
              <w:t>13</w:t>
            </w:r>
            <w:r w:rsidR="00FA3B38">
              <w:rPr>
                <w:noProof/>
                <w:webHidden/>
              </w:rPr>
              <w:fldChar w:fldCharType="end"/>
            </w:r>
          </w:hyperlink>
        </w:p>
        <w:p w14:paraId="42B87C79" w14:textId="77777777" w:rsidR="00FA3B38" w:rsidRDefault="00A57D49">
          <w:pPr>
            <w:pStyle w:val="TOC3"/>
            <w:tabs>
              <w:tab w:val="left" w:pos="1320"/>
              <w:tab w:val="right" w:leader="dot" w:pos="9350"/>
            </w:tabs>
            <w:rPr>
              <w:rFonts w:eastAsiaTheme="minorEastAsia"/>
              <w:noProof/>
              <w:lang w:bidi="he-IL"/>
            </w:rPr>
          </w:pPr>
          <w:hyperlink w:anchor="_Toc465354520" w:history="1">
            <w:r w:rsidR="00FA3B38" w:rsidRPr="00FA757B">
              <w:rPr>
                <w:rStyle w:val="Hyperlink"/>
                <w:noProof/>
                <w14:scene3d>
                  <w14:camera w14:prst="orthographicFront"/>
                  <w14:lightRig w14:rig="threePt" w14:dir="t">
                    <w14:rot w14:lat="0" w14:lon="0" w14:rev="0"/>
                  </w14:lightRig>
                </w14:scene3d>
              </w:rPr>
              <w:t>3.1.2</w:t>
            </w:r>
            <w:r w:rsidR="00FA3B38">
              <w:rPr>
                <w:rFonts w:eastAsiaTheme="minorEastAsia"/>
                <w:noProof/>
                <w:lang w:bidi="he-IL"/>
              </w:rPr>
              <w:tab/>
            </w:r>
            <w:r w:rsidR="00FA3B38" w:rsidRPr="00FA757B">
              <w:rPr>
                <w:rStyle w:val="Hyperlink"/>
                <w:noProof/>
              </w:rPr>
              <w:t>Host interface table entry</w:t>
            </w:r>
            <w:r w:rsidR="00FA3B38">
              <w:rPr>
                <w:noProof/>
                <w:webHidden/>
              </w:rPr>
              <w:tab/>
            </w:r>
            <w:r w:rsidR="00FA3B38">
              <w:rPr>
                <w:noProof/>
                <w:webHidden/>
              </w:rPr>
              <w:fldChar w:fldCharType="begin"/>
            </w:r>
            <w:r w:rsidR="00FA3B38">
              <w:rPr>
                <w:noProof/>
                <w:webHidden/>
              </w:rPr>
              <w:instrText xml:space="preserve"> PAGEREF _Toc465354520 \h </w:instrText>
            </w:r>
            <w:r w:rsidR="00FA3B38">
              <w:rPr>
                <w:noProof/>
                <w:webHidden/>
              </w:rPr>
            </w:r>
            <w:r w:rsidR="00FA3B38">
              <w:rPr>
                <w:noProof/>
                <w:webHidden/>
              </w:rPr>
              <w:fldChar w:fldCharType="separate"/>
            </w:r>
            <w:r w:rsidR="00FA3B38">
              <w:rPr>
                <w:noProof/>
                <w:webHidden/>
              </w:rPr>
              <w:t>15</w:t>
            </w:r>
            <w:r w:rsidR="00FA3B38">
              <w:rPr>
                <w:noProof/>
                <w:webHidden/>
              </w:rPr>
              <w:fldChar w:fldCharType="end"/>
            </w:r>
          </w:hyperlink>
        </w:p>
        <w:p w14:paraId="3A8BFC1C" w14:textId="77777777" w:rsidR="00FA3B38" w:rsidRDefault="00A57D49">
          <w:pPr>
            <w:pStyle w:val="TOC3"/>
            <w:tabs>
              <w:tab w:val="left" w:pos="1320"/>
              <w:tab w:val="right" w:leader="dot" w:pos="9350"/>
            </w:tabs>
            <w:rPr>
              <w:rFonts w:eastAsiaTheme="minorEastAsia"/>
              <w:noProof/>
              <w:lang w:bidi="he-IL"/>
            </w:rPr>
          </w:pPr>
          <w:hyperlink w:anchor="_Toc465354521" w:history="1">
            <w:r w:rsidR="00FA3B38" w:rsidRPr="00FA757B">
              <w:rPr>
                <w:rStyle w:val="Hyperlink"/>
                <w:noProof/>
                <w14:scene3d>
                  <w14:camera w14:prst="orthographicFront"/>
                  <w14:lightRig w14:rig="threePt" w14:dir="t">
                    <w14:rot w14:lat="0" w14:lon="0" w14:rev="0"/>
                  </w14:lightRig>
                </w14:scene3d>
              </w:rPr>
              <w:t>3.1.3</w:t>
            </w:r>
            <w:r w:rsidR="00FA3B38">
              <w:rPr>
                <w:rFonts w:eastAsiaTheme="minorEastAsia"/>
                <w:noProof/>
                <w:lang w:bidi="he-IL"/>
              </w:rPr>
              <w:tab/>
            </w:r>
            <w:r w:rsidR="00FA3B38" w:rsidRPr="00FA757B">
              <w:rPr>
                <w:rStyle w:val="Hyperlink"/>
                <w:noProof/>
              </w:rPr>
              <w:t>Host interface trap-id</w:t>
            </w:r>
            <w:r w:rsidR="00FA3B38">
              <w:rPr>
                <w:noProof/>
                <w:webHidden/>
              </w:rPr>
              <w:tab/>
            </w:r>
            <w:r w:rsidR="00FA3B38">
              <w:rPr>
                <w:noProof/>
                <w:webHidden/>
              </w:rPr>
              <w:fldChar w:fldCharType="begin"/>
            </w:r>
            <w:r w:rsidR="00FA3B38">
              <w:rPr>
                <w:noProof/>
                <w:webHidden/>
              </w:rPr>
              <w:instrText xml:space="preserve"> PAGEREF _Toc465354521 \h </w:instrText>
            </w:r>
            <w:r w:rsidR="00FA3B38">
              <w:rPr>
                <w:noProof/>
                <w:webHidden/>
              </w:rPr>
            </w:r>
            <w:r w:rsidR="00FA3B38">
              <w:rPr>
                <w:noProof/>
                <w:webHidden/>
              </w:rPr>
              <w:fldChar w:fldCharType="separate"/>
            </w:r>
            <w:r w:rsidR="00FA3B38">
              <w:rPr>
                <w:noProof/>
                <w:webHidden/>
              </w:rPr>
              <w:t>18</w:t>
            </w:r>
            <w:r w:rsidR="00FA3B38">
              <w:rPr>
                <w:noProof/>
                <w:webHidden/>
              </w:rPr>
              <w:fldChar w:fldCharType="end"/>
            </w:r>
          </w:hyperlink>
        </w:p>
        <w:p w14:paraId="275382F5" w14:textId="77777777" w:rsidR="00FA3B38" w:rsidRDefault="00A57D49">
          <w:pPr>
            <w:pStyle w:val="TOC3"/>
            <w:tabs>
              <w:tab w:val="left" w:pos="1320"/>
              <w:tab w:val="right" w:leader="dot" w:pos="9350"/>
            </w:tabs>
            <w:rPr>
              <w:rFonts w:eastAsiaTheme="minorEastAsia"/>
              <w:noProof/>
              <w:lang w:bidi="he-IL"/>
            </w:rPr>
          </w:pPr>
          <w:hyperlink w:anchor="_Toc465354522" w:history="1">
            <w:r w:rsidR="00FA3B38" w:rsidRPr="00FA757B">
              <w:rPr>
                <w:rStyle w:val="Hyperlink"/>
                <w:noProof/>
                <w14:scene3d>
                  <w14:camera w14:prst="orthographicFront"/>
                  <w14:lightRig w14:rig="threePt" w14:dir="t">
                    <w14:rot w14:lat="0" w14:lon="0" w14:rev="0"/>
                  </w14:lightRig>
                </w14:scene3d>
              </w:rPr>
              <w:t>3.1.4</w:t>
            </w:r>
            <w:r w:rsidR="00FA3B38">
              <w:rPr>
                <w:rFonts w:eastAsiaTheme="minorEastAsia"/>
                <w:noProof/>
                <w:lang w:bidi="he-IL"/>
              </w:rPr>
              <w:tab/>
            </w:r>
            <w:r w:rsidR="00FA3B38" w:rsidRPr="00FA757B">
              <w:rPr>
                <w:rStyle w:val="Hyperlink"/>
                <w:noProof/>
              </w:rPr>
              <w:t>Host interface trap group</w:t>
            </w:r>
            <w:r w:rsidR="00FA3B38">
              <w:rPr>
                <w:noProof/>
                <w:webHidden/>
              </w:rPr>
              <w:tab/>
            </w:r>
            <w:r w:rsidR="00FA3B38">
              <w:rPr>
                <w:noProof/>
                <w:webHidden/>
              </w:rPr>
              <w:fldChar w:fldCharType="begin"/>
            </w:r>
            <w:r w:rsidR="00FA3B38">
              <w:rPr>
                <w:noProof/>
                <w:webHidden/>
              </w:rPr>
              <w:instrText xml:space="preserve"> PAGEREF _Toc465354522 \h </w:instrText>
            </w:r>
            <w:r w:rsidR="00FA3B38">
              <w:rPr>
                <w:noProof/>
                <w:webHidden/>
              </w:rPr>
            </w:r>
            <w:r w:rsidR="00FA3B38">
              <w:rPr>
                <w:noProof/>
                <w:webHidden/>
              </w:rPr>
              <w:fldChar w:fldCharType="separate"/>
            </w:r>
            <w:r w:rsidR="00FA3B38">
              <w:rPr>
                <w:noProof/>
                <w:webHidden/>
              </w:rPr>
              <w:t>22</w:t>
            </w:r>
            <w:r w:rsidR="00FA3B38">
              <w:rPr>
                <w:noProof/>
                <w:webHidden/>
              </w:rPr>
              <w:fldChar w:fldCharType="end"/>
            </w:r>
          </w:hyperlink>
        </w:p>
        <w:p w14:paraId="49D3C11A" w14:textId="77777777" w:rsidR="00FA3B38" w:rsidRDefault="00A57D49">
          <w:pPr>
            <w:pStyle w:val="TOC3"/>
            <w:tabs>
              <w:tab w:val="left" w:pos="1320"/>
              <w:tab w:val="right" w:leader="dot" w:pos="9350"/>
            </w:tabs>
            <w:rPr>
              <w:rFonts w:eastAsiaTheme="minorEastAsia"/>
              <w:noProof/>
              <w:lang w:bidi="he-IL"/>
            </w:rPr>
          </w:pPr>
          <w:hyperlink w:anchor="_Toc465354523" w:history="1">
            <w:r w:rsidR="00FA3B38" w:rsidRPr="00FA757B">
              <w:rPr>
                <w:rStyle w:val="Hyperlink"/>
                <w:noProof/>
                <w14:scene3d>
                  <w14:camera w14:prst="orthographicFront"/>
                  <w14:lightRig w14:rig="threePt" w14:dir="t">
                    <w14:rot w14:lat="0" w14:lon="0" w14:rev="0"/>
                  </w14:lightRig>
                </w14:scene3d>
              </w:rPr>
              <w:t>3.1.5</w:t>
            </w:r>
            <w:r w:rsidR="00FA3B38">
              <w:rPr>
                <w:rFonts w:eastAsiaTheme="minorEastAsia"/>
                <w:noProof/>
                <w:lang w:bidi="he-IL"/>
              </w:rPr>
              <w:tab/>
            </w:r>
            <w:r w:rsidR="00FA3B38" w:rsidRPr="00FA757B">
              <w:rPr>
                <w:rStyle w:val="Hyperlink"/>
                <w:noProof/>
              </w:rPr>
              <w:t>Host interface packet send and receive</w:t>
            </w:r>
            <w:r w:rsidR="00FA3B38">
              <w:rPr>
                <w:noProof/>
                <w:webHidden/>
              </w:rPr>
              <w:tab/>
            </w:r>
            <w:r w:rsidR="00FA3B38">
              <w:rPr>
                <w:noProof/>
                <w:webHidden/>
              </w:rPr>
              <w:fldChar w:fldCharType="begin"/>
            </w:r>
            <w:r w:rsidR="00FA3B38">
              <w:rPr>
                <w:noProof/>
                <w:webHidden/>
              </w:rPr>
              <w:instrText xml:space="preserve"> PAGEREF _Toc465354523 \h </w:instrText>
            </w:r>
            <w:r w:rsidR="00FA3B38">
              <w:rPr>
                <w:noProof/>
                <w:webHidden/>
              </w:rPr>
            </w:r>
            <w:r w:rsidR="00FA3B38">
              <w:rPr>
                <w:noProof/>
                <w:webHidden/>
              </w:rPr>
              <w:fldChar w:fldCharType="separate"/>
            </w:r>
            <w:r w:rsidR="00FA3B38">
              <w:rPr>
                <w:noProof/>
                <w:webHidden/>
              </w:rPr>
              <w:t>23</w:t>
            </w:r>
            <w:r w:rsidR="00FA3B38">
              <w:rPr>
                <w:noProof/>
                <w:webHidden/>
              </w:rPr>
              <w:fldChar w:fldCharType="end"/>
            </w:r>
          </w:hyperlink>
        </w:p>
        <w:p w14:paraId="5BA3E2F4" w14:textId="77777777" w:rsidR="00FA3B38" w:rsidRDefault="00A57D49">
          <w:pPr>
            <w:pStyle w:val="TOC3"/>
            <w:tabs>
              <w:tab w:val="left" w:pos="1320"/>
              <w:tab w:val="right" w:leader="dot" w:pos="9350"/>
            </w:tabs>
            <w:rPr>
              <w:rFonts w:eastAsiaTheme="minorEastAsia"/>
              <w:noProof/>
              <w:lang w:bidi="he-IL"/>
            </w:rPr>
          </w:pPr>
          <w:hyperlink w:anchor="_Toc465354524" w:history="1">
            <w:r w:rsidR="00FA3B38" w:rsidRPr="00FA757B">
              <w:rPr>
                <w:rStyle w:val="Hyperlink"/>
                <w:noProof/>
                <w14:scene3d>
                  <w14:camera w14:prst="orthographicFront"/>
                  <w14:lightRig w14:rig="threePt" w14:dir="t">
                    <w14:rot w14:lat="0" w14:lon="0" w14:rev="0"/>
                  </w14:lightRig>
                </w14:scene3d>
              </w:rPr>
              <w:t>3.1.6</w:t>
            </w:r>
            <w:r w:rsidR="00FA3B38">
              <w:rPr>
                <w:rFonts w:eastAsiaTheme="minorEastAsia"/>
                <w:noProof/>
                <w:lang w:bidi="he-IL"/>
              </w:rPr>
              <w:tab/>
            </w:r>
            <w:r w:rsidR="00FA3B38" w:rsidRPr="00FA757B">
              <w:rPr>
                <w:rStyle w:val="Hyperlink"/>
                <w:noProof/>
              </w:rPr>
              <w:t>Host interface API</w:t>
            </w:r>
            <w:r w:rsidR="00FA3B38">
              <w:rPr>
                <w:noProof/>
                <w:webHidden/>
              </w:rPr>
              <w:tab/>
            </w:r>
            <w:r w:rsidR="00FA3B38">
              <w:rPr>
                <w:noProof/>
                <w:webHidden/>
              </w:rPr>
              <w:fldChar w:fldCharType="begin"/>
            </w:r>
            <w:r w:rsidR="00FA3B38">
              <w:rPr>
                <w:noProof/>
                <w:webHidden/>
              </w:rPr>
              <w:instrText xml:space="preserve"> PAGEREF _Toc465354524 \h </w:instrText>
            </w:r>
            <w:r w:rsidR="00FA3B38">
              <w:rPr>
                <w:noProof/>
                <w:webHidden/>
              </w:rPr>
            </w:r>
            <w:r w:rsidR="00FA3B38">
              <w:rPr>
                <w:noProof/>
                <w:webHidden/>
              </w:rPr>
              <w:fldChar w:fldCharType="separate"/>
            </w:r>
            <w:r w:rsidR="00FA3B38">
              <w:rPr>
                <w:noProof/>
                <w:webHidden/>
              </w:rPr>
              <w:t>25</w:t>
            </w:r>
            <w:r w:rsidR="00FA3B38">
              <w:rPr>
                <w:noProof/>
                <w:webHidden/>
              </w:rPr>
              <w:fldChar w:fldCharType="end"/>
            </w:r>
          </w:hyperlink>
        </w:p>
        <w:p w14:paraId="394682AF" w14:textId="77777777" w:rsidR="00FA3B38" w:rsidRDefault="00A57D49">
          <w:pPr>
            <w:pStyle w:val="TOC2"/>
            <w:tabs>
              <w:tab w:val="left" w:pos="880"/>
              <w:tab w:val="right" w:leader="dot" w:pos="9350"/>
            </w:tabs>
            <w:rPr>
              <w:rFonts w:eastAsiaTheme="minorEastAsia"/>
              <w:noProof/>
              <w:lang w:bidi="he-IL"/>
            </w:rPr>
          </w:pPr>
          <w:hyperlink w:anchor="_Toc465354525" w:history="1">
            <w:r w:rsidR="00FA3B38" w:rsidRPr="00FA757B">
              <w:rPr>
                <w:rStyle w:val="Hyperlink"/>
                <w:noProof/>
              </w:rPr>
              <w:t>3.2</w:t>
            </w:r>
            <w:r w:rsidR="00FA3B38">
              <w:rPr>
                <w:rFonts w:eastAsiaTheme="minorEastAsia"/>
                <w:noProof/>
                <w:lang w:bidi="he-IL"/>
              </w:rPr>
              <w:tab/>
            </w:r>
            <w:r w:rsidR="00FA3B38" w:rsidRPr="00FA757B">
              <w:rPr>
                <w:rStyle w:val="Hyperlink"/>
                <w:noProof/>
              </w:rPr>
              <w:t>New Callback function for packet receive</w:t>
            </w:r>
            <w:r w:rsidR="00FA3B38">
              <w:rPr>
                <w:noProof/>
                <w:webHidden/>
              </w:rPr>
              <w:tab/>
            </w:r>
            <w:r w:rsidR="00FA3B38">
              <w:rPr>
                <w:noProof/>
                <w:webHidden/>
              </w:rPr>
              <w:fldChar w:fldCharType="begin"/>
            </w:r>
            <w:r w:rsidR="00FA3B38">
              <w:rPr>
                <w:noProof/>
                <w:webHidden/>
              </w:rPr>
              <w:instrText xml:space="preserve"> PAGEREF _Toc465354525 \h </w:instrText>
            </w:r>
            <w:r w:rsidR="00FA3B38">
              <w:rPr>
                <w:noProof/>
                <w:webHidden/>
              </w:rPr>
            </w:r>
            <w:r w:rsidR="00FA3B38">
              <w:rPr>
                <w:noProof/>
                <w:webHidden/>
              </w:rPr>
              <w:fldChar w:fldCharType="separate"/>
            </w:r>
            <w:r w:rsidR="00FA3B38">
              <w:rPr>
                <w:noProof/>
                <w:webHidden/>
              </w:rPr>
              <w:t>25</w:t>
            </w:r>
            <w:r w:rsidR="00FA3B38">
              <w:rPr>
                <w:noProof/>
                <w:webHidden/>
              </w:rPr>
              <w:fldChar w:fldCharType="end"/>
            </w:r>
          </w:hyperlink>
        </w:p>
        <w:p w14:paraId="61103775" w14:textId="77777777" w:rsidR="00FA3B38" w:rsidRDefault="00A57D49">
          <w:pPr>
            <w:pStyle w:val="TOC2"/>
            <w:tabs>
              <w:tab w:val="left" w:pos="880"/>
              <w:tab w:val="right" w:leader="dot" w:pos="9350"/>
            </w:tabs>
            <w:rPr>
              <w:rFonts w:eastAsiaTheme="minorEastAsia"/>
              <w:noProof/>
              <w:lang w:bidi="he-IL"/>
            </w:rPr>
          </w:pPr>
          <w:hyperlink w:anchor="_Toc465354526" w:history="1">
            <w:r w:rsidR="00FA3B38" w:rsidRPr="00FA757B">
              <w:rPr>
                <w:rStyle w:val="Hyperlink"/>
                <w:noProof/>
              </w:rPr>
              <w:t>3.3</w:t>
            </w:r>
            <w:r w:rsidR="00FA3B38">
              <w:rPr>
                <w:rFonts w:eastAsiaTheme="minorEastAsia"/>
                <w:noProof/>
                <w:lang w:bidi="he-IL"/>
              </w:rPr>
              <w:tab/>
            </w:r>
            <w:r w:rsidR="00FA3B38" w:rsidRPr="00FA757B">
              <w:rPr>
                <w:rStyle w:val="Hyperlink"/>
                <w:noProof/>
              </w:rPr>
              <w:t>Changes in saitypes.h</w:t>
            </w:r>
            <w:r w:rsidR="00FA3B38">
              <w:rPr>
                <w:noProof/>
                <w:webHidden/>
              </w:rPr>
              <w:tab/>
            </w:r>
            <w:r w:rsidR="00FA3B38">
              <w:rPr>
                <w:noProof/>
                <w:webHidden/>
              </w:rPr>
              <w:fldChar w:fldCharType="begin"/>
            </w:r>
            <w:r w:rsidR="00FA3B38">
              <w:rPr>
                <w:noProof/>
                <w:webHidden/>
              </w:rPr>
              <w:instrText xml:space="preserve"> PAGEREF _Toc465354526 \h </w:instrText>
            </w:r>
            <w:r w:rsidR="00FA3B38">
              <w:rPr>
                <w:noProof/>
                <w:webHidden/>
              </w:rPr>
            </w:r>
            <w:r w:rsidR="00FA3B38">
              <w:rPr>
                <w:noProof/>
                <w:webHidden/>
              </w:rPr>
              <w:fldChar w:fldCharType="separate"/>
            </w:r>
            <w:r w:rsidR="00FA3B38">
              <w:rPr>
                <w:noProof/>
                <w:webHidden/>
              </w:rPr>
              <w:t>26</w:t>
            </w:r>
            <w:r w:rsidR="00FA3B38">
              <w:rPr>
                <w:noProof/>
                <w:webHidden/>
              </w:rPr>
              <w:fldChar w:fldCharType="end"/>
            </w:r>
          </w:hyperlink>
        </w:p>
        <w:p w14:paraId="462C7312" w14:textId="77777777" w:rsidR="00FA3B38" w:rsidRDefault="00A57D49">
          <w:pPr>
            <w:pStyle w:val="TOC2"/>
            <w:tabs>
              <w:tab w:val="left" w:pos="880"/>
              <w:tab w:val="right" w:leader="dot" w:pos="9350"/>
            </w:tabs>
            <w:rPr>
              <w:rFonts w:eastAsiaTheme="minorEastAsia"/>
              <w:noProof/>
              <w:lang w:bidi="he-IL"/>
            </w:rPr>
          </w:pPr>
          <w:hyperlink w:anchor="_Toc465354527" w:history="1">
            <w:r w:rsidR="00FA3B38" w:rsidRPr="00FA757B">
              <w:rPr>
                <w:rStyle w:val="Hyperlink"/>
                <w:noProof/>
              </w:rPr>
              <w:t>3.4</w:t>
            </w:r>
            <w:r w:rsidR="00FA3B38">
              <w:rPr>
                <w:rFonts w:eastAsiaTheme="minorEastAsia"/>
                <w:noProof/>
                <w:lang w:bidi="he-IL"/>
              </w:rPr>
              <w:tab/>
            </w:r>
            <w:r w:rsidR="00FA3B38" w:rsidRPr="00FA757B">
              <w:rPr>
                <w:rStyle w:val="Hyperlink"/>
                <w:noProof/>
              </w:rPr>
              <w:t>Changes in saiswitch.h</w:t>
            </w:r>
            <w:r w:rsidR="00FA3B38">
              <w:rPr>
                <w:noProof/>
                <w:webHidden/>
              </w:rPr>
              <w:tab/>
            </w:r>
            <w:r w:rsidR="00FA3B38">
              <w:rPr>
                <w:noProof/>
                <w:webHidden/>
              </w:rPr>
              <w:fldChar w:fldCharType="begin"/>
            </w:r>
            <w:r w:rsidR="00FA3B38">
              <w:rPr>
                <w:noProof/>
                <w:webHidden/>
              </w:rPr>
              <w:instrText xml:space="preserve"> PAGEREF _Toc465354527 \h </w:instrText>
            </w:r>
            <w:r w:rsidR="00FA3B38">
              <w:rPr>
                <w:noProof/>
                <w:webHidden/>
              </w:rPr>
            </w:r>
            <w:r w:rsidR="00FA3B38">
              <w:rPr>
                <w:noProof/>
                <w:webHidden/>
              </w:rPr>
              <w:fldChar w:fldCharType="separate"/>
            </w:r>
            <w:r w:rsidR="00FA3B38">
              <w:rPr>
                <w:noProof/>
                <w:webHidden/>
              </w:rPr>
              <w:t>26</w:t>
            </w:r>
            <w:r w:rsidR="00FA3B38">
              <w:rPr>
                <w:noProof/>
                <w:webHidden/>
              </w:rPr>
              <w:fldChar w:fldCharType="end"/>
            </w:r>
          </w:hyperlink>
        </w:p>
        <w:p w14:paraId="32476523" w14:textId="77777777" w:rsidR="00FA3B38" w:rsidRDefault="00A57D49">
          <w:pPr>
            <w:pStyle w:val="TOC2"/>
            <w:tabs>
              <w:tab w:val="left" w:pos="880"/>
              <w:tab w:val="right" w:leader="dot" w:pos="9350"/>
            </w:tabs>
            <w:rPr>
              <w:rFonts w:eastAsiaTheme="minorEastAsia"/>
              <w:noProof/>
              <w:lang w:bidi="he-IL"/>
            </w:rPr>
          </w:pPr>
          <w:hyperlink w:anchor="_Toc465354528" w:history="1">
            <w:r w:rsidR="00FA3B38" w:rsidRPr="00FA757B">
              <w:rPr>
                <w:rStyle w:val="Hyperlink"/>
                <w:noProof/>
              </w:rPr>
              <w:t>3.5</w:t>
            </w:r>
            <w:r w:rsidR="00FA3B38">
              <w:rPr>
                <w:rFonts w:eastAsiaTheme="minorEastAsia"/>
                <w:noProof/>
                <w:lang w:bidi="he-IL"/>
              </w:rPr>
              <w:tab/>
            </w:r>
            <w:r w:rsidR="00FA3B38" w:rsidRPr="00FA757B">
              <w:rPr>
                <w:rStyle w:val="Hyperlink"/>
                <w:noProof/>
              </w:rPr>
              <w:t>Configuration example – using netdev channel</w:t>
            </w:r>
            <w:r w:rsidR="00FA3B38">
              <w:rPr>
                <w:noProof/>
                <w:webHidden/>
              </w:rPr>
              <w:tab/>
            </w:r>
            <w:r w:rsidR="00FA3B38">
              <w:rPr>
                <w:noProof/>
                <w:webHidden/>
              </w:rPr>
              <w:fldChar w:fldCharType="begin"/>
            </w:r>
            <w:r w:rsidR="00FA3B38">
              <w:rPr>
                <w:noProof/>
                <w:webHidden/>
              </w:rPr>
              <w:instrText xml:space="preserve"> PAGEREF _Toc465354528 \h </w:instrText>
            </w:r>
            <w:r w:rsidR="00FA3B38">
              <w:rPr>
                <w:noProof/>
                <w:webHidden/>
              </w:rPr>
            </w:r>
            <w:r w:rsidR="00FA3B38">
              <w:rPr>
                <w:noProof/>
                <w:webHidden/>
              </w:rPr>
              <w:fldChar w:fldCharType="separate"/>
            </w:r>
            <w:r w:rsidR="00FA3B38">
              <w:rPr>
                <w:noProof/>
                <w:webHidden/>
              </w:rPr>
              <w:t>26</w:t>
            </w:r>
            <w:r w:rsidR="00FA3B38">
              <w:rPr>
                <w:noProof/>
                <w:webHidden/>
              </w:rPr>
              <w:fldChar w:fldCharType="end"/>
            </w:r>
          </w:hyperlink>
        </w:p>
        <w:p w14:paraId="77FFC342" w14:textId="77777777" w:rsidR="00FA3B38" w:rsidRDefault="00A57D49">
          <w:pPr>
            <w:pStyle w:val="TOC3"/>
            <w:tabs>
              <w:tab w:val="left" w:pos="1320"/>
              <w:tab w:val="right" w:leader="dot" w:pos="9350"/>
            </w:tabs>
            <w:rPr>
              <w:rFonts w:eastAsiaTheme="minorEastAsia"/>
              <w:noProof/>
              <w:lang w:bidi="he-IL"/>
            </w:rPr>
          </w:pPr>
          <w:hyperlink w:anchor="_Toc465354529" w:history="1">
            <w:r w:rsidR="00FA3B38" w:rsidRPr="00FA757B">
              <w:rPr>
                <w:rStyle w:val="Hyperlink"/>
                <w:noProof/>
                <w14:scene3d>
                  <w14:camera w14:prst="orthographicFront"/>
                  <w14:lightRig w14:rig="threePt" w14:dir="t">
                    <w14:rot w14:lat="0" w14:lon="0" w14:rev="0"/>
                  </w14:lightRig>
                </w14:scene3d>
              </w:rPr>
              <w:t>3.5.1</w:t>
            </w:r>
            <w:r w:rsidR="00FA3B38">
              <w:rPr>
                <w:rFonts w:eastAsiaTheme="minorEastAsia"/>
                <w:noProof/>
                <w:lang w:bidi="he-IL"/>
              </w:rPr>
              <w:tab/>
            </w:r>
            <w:r w:rsidR="00FA3B38" w:rsidRPr="00FA757B">
              <w:rPr>
                <w:rStyle w:val="Hyperlink"/>
                <w:noProof/>
              </w:rPr>
              <w:t>Step 1- create three trap groups</w:t>
            </w:r>
            <w:r w:rsidR="00FA3B38">
              <w:rPr>
                <w:noProof/>
                <w:webHidden/>
              </w:rPr>
              <w:tab/>
            </w:r>
            <w:r w:rsidR="00FA3B38">
              <w:rPr>
                <w:noProof/>
                <w:webHidden/>
              </w:rPr>
              <w:fldChar w:fldCharType="begin"/>
            </w:r>
            <w:r w:rsidR="00FA3B38">
              <w:rPr>
                <w:noProof/>
                <w:webHidden/>
              </w:rPr>
              <w:instrText xml:space="preserve"> PAGEREF _Toc465354529 \h </w:instrText>
            </w:r>
            <w:r w:rsidR="00FA3B38">
              <w:rPr>
                <w:noProof/>
                <w:webHidden/>
              </w:rPr>
            </w:r>
            <w:r w:rsidR="00FA3B38">
              <w:rPr>
                <w:noProof/>
                <w:webHidden/>
              </w:rPr>
              <w:fldChar w:fldCharType="separate"/>
            </w:r>
            <w:r w:rsidR="00FA3B38">
              <w:rPr>
                <w:noProof/>
                <w:webHidden/>
              </w:rPr>
              <w:t>26</w:t>
            </w:r>
            <w:r w:rsidR="00FA3B38">
              <w:rPr>
                <w:noProof/>
                <w:webHidden/>
              </w:rPr>
              <w:fldChar w:fldCharType="end"/>
            </w:r>
          </w:hyperlink>
        </w:p>
        <w:p w14:paraId="29F2A91F" w14:textId="77777777" w:rsidR="00FA3B38" w:rsidRDefault="00A57D49">
          <w:pPr>
            <w:pStyle w:val="TOC3"/>
            <w:tabs>
              <w:tab w:val="left" w:pos="1320"/>
              <w:tab w:val="right" w:leader="dot" w:pos="9350"/>
            </w:tabs>
            <w:rPr>
              <w:rFonts w:eastAsiaTheme="minorEastAsia"/>
              <w:noProof/>
              <w:lang w:bidi="he-IL"/>
            </w:rPr>
          </w:pPr>
          <w:hyperlink w:anchor="_Toc465354530" w:history="1">
            <w:r w:rsidR="00FA3B38" w:rsidRPr="00FA757B">
              <w:rPr>
                <w:rStyle w:val="Hyperlink"/>
                <w:noProof/>
                <w14:scene3d>
                  <w14:camera w14:prst="orthographicFront"/>
                  <w14:lightRig w14:rig="threePt" w14:dir="t">
                    <w14:rot w14:lat="0" w14:lon="0" w14:rev="0"/>
                  </w14:lightRig>
                </w14:scene3d>
              </w:rPr>
              <w:t>3.5.2</w:t>
            </w:r>
            <w:r w:rsidR="00FA3B38">
              <w:rPr>
                <w:rFonts w:eastAsiaTheme="minorEastAsia"/>
                <w:noProof/>
                <w:lang w:bidi="he-IL"/>
              </w:rPr>
              <w:tab/>
            </w:r>
            <w:r w:rsidR="00FA3B38" w:rsidRPr="00FA757B">
              <w:rPr>
                <w:rStyle w:val="Hyperlink"/>
                <w:noProof/>
              </w:rPr>
              <w:t>Step 2- create host interface channel</w:t>
            </w:r>
            <w:r w:rsidR="00FA3B38">
              <w:rPr>
                <w:noProof/>
                <w:webHidden/>
              </w:rPr>
              <w:tab/>
            </w:r>
            <w:r w:rsidR="00FA3B38">
              <w:rPr>
                <w:noProof/>
                <w:webHidden/>
              </w:rPr>
              <w:fldChar w:fldCharType="begin"/>
            </w:r>
            <w:r w:rsidR="00FA3B38">
              <w:rPr>
                <w:noProof/>
                <w:webHidden/>
              </w:rPr>
              <w:instrText xml:space="preserve"> PAGEREF _Toc465354530 \h </w:instrText>
            </w:r>
            <w:r w:rsidR="00FA3B38">
              <w:rPr>
                <w:noProof/>
                <w:webHidden/>
              </w:rPr>
            </w:r>
            <w:r w:rsidR="00FA3B38">
              <w:rPr>
                <w:noProof/>
                <w:webHidden/>
              </w:rPr>
              <w:fldChar w:fldCharType="separate"/>
            </w:r>
            <w:r w:rsidR="00FA3B38">
              <w:rPr>
                <w:noProof/>
                <w:webHidden/>
              </w:rPr>
              <w:t>27</w:t>
            </w:r>
            <w:r w:rsidR="00FA3B38">
              <w:rPr>
                <w:noProof/>
                <w:webHidden/>
              </w:rPr>
              <w:fldChar w:fldCharType="end"/>
            </w:r>
          </w:hyperlink>
        </w:p>
        <w:p w14:paraId="5D4EE4B3" w14:textId="77777777" w:rsidR="00FA3B38" w:rsidRDefault="00A57D49">
          <w:pPr>
            <w:pStyle w:val="TOC3"/>
            <w:tabs>
              <w:tab w:val="left" w:pos="1320"/>
              <w:tab w:val="right" w:leader="dot" w:pos="9350"/>
            </w:tabs>
            <w:rPr>
              <w:rFonts w:eastAsiaTheme="minorEastAsia"/>
              <w:noProof/>
              <w:lang w:bidi="he-IL"/>
            </w:rPr>
          </w:pPr>
          <w:hyperlink w:anchor="_Toc465354531" w:history="1">
            <w:r w:rsidR="00FA3B38" w:rsidRPr="00FA757B">
              <w:rPr>
                <w:rStyle w:val="Hyperlink"/>
                <w:noProof/>
                <w14:scene3d>
                  <w14:camera w14:prst="orthographicFront"/>
                  <w14:lightRig w14:rig="threePt" w14:dir="t">
                    <w14:rot w14:lat="0" w14:lon="0" w14:rev="0"/>
                  </w14:lightRig>
                </w14:scene3d>
              </w:rPr>
              <w:t>3.5.3</w:t>
            </w:r>
            <w:r w:rsidR="00FA3B38">
              <w:rPr>
                <w:rFonts w:eastAsiaTheme="minorEastAsia"/>
                <w:noProof/>
                <w:lang w:bidi="he-IL"/>
              </w:rPr>
              <w:tab/>
            </w:r>
            <w:r w:rsidR="00FA3B38" w:rsidRPr="00FA757B">
              <w:rPr>
                <w:rStyle w:val="Hyperlink"/>
                <w:noProof/>
              </w:rPr>
              <w:t>Step 3- configure the trap-ids</w:t>
            </w:r>
            <w:r w:rsidR="00FA3B38">
              <w:rPr>
                <w:noProof/>
                <w:webHidden/>
              </w:rPr>
              <w:tab/>
            </w:r>
            <w:r w:rsidR="00FA3B38">
              <w:rPr>
                <w:noProof/>
                <w:webHidden/>
              </w:rPr>
              <w:fldChar w:fldCharType="begin"/>
            </w:r>
            <w:r w:rsidR="00FA3B38">
              <w:rPr>
                <w:noProof/>
                <w:webHidden/>
              </w:rPr>
              <w:instrText xml:space="preserve"> PAGEREF _Toc465354531 \h </w:instrText>
            </w:r>
            <w:r w:rsidR="00FA3B38">
              <w:rPr>
                <w:noProof/>
                <w:webHidden/>
              </w:rPr>
            </w:r>
            <w:r w:rsidR="00FA3B38">
              <w:rPr>
                <w:noProof/>
                <w:webHidden/>
              </w:rPr>
              <w:fldChar w:fldCharType="separate"/>
            </w:r>
            <w:r w:rsidR="00FA3B38">
              <w:rPr>
                <w:noProof/>
                <w:webHidden/>
              </w:rPr>
              <w:t>28</w:t>
            </w:r>
            <w:r w:rsidR="00FA3B38">
              <w:rPr>
                <w:noProof/>
                <w:webHidden/>
              </w:rPr>
              <w:fldChar w:fldCharType="end"/>
            </w:r>
          </w:hyperlink>
        </w:p>
        <w:p w14:paraId="36A88A15" w14:textId="77777777" w:rsidR="00FA3B38" w:rsidRDefault="00A57D49">
          <w:pPr>
            <w:pStyle w:val="TOC3"/>
            <w:tabs>
              <w:tab w:val="left" w:pos="1320"/>
              <w:tab w:val="right" w:leader="dot" w:pos="9350"/>
            </w:tabs>
            <w:rPr>
              <w:rFonts w:eastAsiaTheme="minorEastAsia"/>
              <w:noProof/>
              <w:lang w:bidi="he-IL"/>
            </w:rPr>
          </w:pPr>
          <w:hyperlink w:anchor="_Toc465354532" w:history="1">
            <w:r w:rsidR="00FA3B38" w:rsidRPr="00FA757B">
              <w:rPr>
                <w:rStyle w:val="Hyperlink"/>
                <w:noProof/>
                <w14:scene3d>
                  <w14:camera w14:prst="orthographicFront"/>
                  <w14:lightRig w14:rig="threePt" w14:dir="t">
                    <w14:rot w14:lat="0" w14:lon="0" w14:rev="0"/>
                  </w14:lightRig>
                </w14:scene3d>
              </w:rPr>
              <w:t>3.5.4</w:t>
            </w:r>
            <w:r w:rsidR="00FA3B38">
              <w:rPr>
                <w:rFonts w:eastAsiaTheme="minorEastAsia"/>
                <w:noProof/>
                <w:lang w:bidi="he-IL"/>
              </w:rPr>
              <w:tab/>
            </w:r>
            <w:r w:rsidR="00FA3B38" w:rsidRPr="00FA757B">
              <w:rPr>
                <w:rStyle w:val="Hyperlink"/>
                <w:noProof/>
              </w:rPr>
              <w:t>Step 4- configure the host table</w:t>
            </w:r>
            <w:r w:rsidR="00FA3B38">
              <w:rPr>
                <w:noProof/>
                <w:webHidden/>
              </w:rPr>
              <w:tab/>
            </w:r>
            <w:r w:rsidR="00FA3B38">
              <w:rPr>
                <w:noProof/>
                <w:webHidden/>
              </w:rPr>
              <w:fldChar w:fldCharType="begin"/>
            </w:r>
            <w:r w:rsidR="00FA3B38">
              <w:rPr>
                <w:noProof/>
                <w:webHidden/>
              </w:rPr>
              <w:instrText xml:space="preserve"> PAGEREF _Toc465354532 \h </w:instrText>
            </w:r>
            <w:r w:rsidR="00FA3B38">
              <w:rPr>
                <w:noProof/>
                <w:webHidden/>
              </w:rPr>
            </w:r>
            <w:r w:rsidR="00FA3B38">
              <w:rPr>
                <w:noProof/>
                <w:webHidden/>
              </w:rPr>
              <w:fldChar w:fldCharType="separate"/>
            </w:r>
            <w:r w:rsidR="00FA3B38">
              <w:rPr>
                <w:noProof/>
                <w:webHidden/>
              </w:rPr>
              <w:t>29</w:t>
            </w:r>
            <w:r w:rsidR="00FA3B38">
              <w:rPr>
                <w:noProof/>
                <w:webHidden/>
              </w:rPr>
              <w:fldChar w:fldCharType="end"/>
            </w:r>
          </w:hyperlink>
        </w:p>
        <w:p w14:paraId="7AC62669" w14:textId="77777777" w:rsidR="00FA3B38" w:rsidRDefault="00A57D49">
          <w:pPr>
            <w:pStyle w:val="TOC2"/>
            <w:tabs>
              <w:tab w:val="left" w:pos="880"/>
              <w:tab w:val="right" w:leader="dot" w:pos="9350"/>
            </w:tabs>
            <w:rPr>
              <w:rFonts w:eastAsiaTheme="minorEastAsia"/>
              <w:noProof/>
              <w:lang w:bidi="he-IL"/>
            </w:rPr>
          </w:pPr>
          <w:hyperlink w:anchor="_Toc465354533" w:history="1">
            <w:r w:rsidR="00FA3B38" w:rsidRPr="00FA757B">
              <w:rPr>
                <w:rStyle w:val="Hyperlink"/>
                <w:noProof/>
              </w:rPr>
              <w:t>3.6</w:t>
            </w:r>
            <w:r w:rsidR="00FA3B38">
              <w:rPr>
                <w:rFonts w:eastAsiaTheme="minorEastAsia"/>
                <w:noProof/>
                <w:lang w:bidi="he-IL"/>
              </w:rPr>
              <w:tab/>
            </w:r>
            <w:r w:rsidR="00FA3B38" w:rsidRPr="00FA757B">
              <w:rPr>
                <w:rStyle w:val="Hyperlink"/>
                <w:noProof/>
              </w:rPr>
              <w:t>Configuration example – using file descriptor channel</w:t>
            </w:r>
            <w:r w:rsidR="00FA3B38">
              <w:rPr>
                <w:noProof/>
                <w:webHidden/>
              </w:rPr>
              <w:tab/>
            </w:r>
            <w:r w:rsidR="00FA3B38">
              <w:rPr>
                <w:noProof/>
                <w:webHidden/>
              </w:rPr>
              <w:fldChar w:fldCharType="begin"/>
            </w:r>
            <w:r w:rsidR="00FA3B38">
              <w:rPr>
                <w:noProof/>
                <w:webHidden/>
              </w:rPr>
              <w:instrText xml:space="preserve"> PAGEREF _Toc465354533 \h </w:instrText>
            </w:r>
            <w:r w:rsidR="00FA3B38">
              <w:rPr>
                <w:noProof/>
                <w:webHidden/>
              </w:rPr>
            </w:r>
            <w:r w:rsidR="00FA3B38">
              <w:rPr>
                <w:noProof/>
                <w:webHidden/>
              </w:rPr>
              <w:fldChar w:fldCharType="separate"/>
            </w:r>
            <w:r w:rsidR="00FA3B38">
              <w:rPr>
                <w:noProof/>
                <w:webHidden/>
              </w:rPr>
              <w:t>30</w:t>
            </w:r>
            <w:r w:rsidR="00FA3B38">
              <w:rPr>
                <w:noProof/>
                <w:webHidden/>
              </w:rPr>
              <w:fldChar w:fldCharType="end"/>
            </w:r>
          </w:hyperlink>
        </w:p>
        <w:p w14:paraId="1EBC81BC" w14:textId="77777777" w:rsidR="00FA3B38" w:rsidRDefault="00A57D49">
          <w:pPr>
            <w:pStyle w:val="TOC3"/>
            <w:tabs>
              <w:tab w:val="left" w:pos="1320"/>
              <w:tab w:val="right" w:leader="dot" w:pos="9350"/>
            </w:tabs>
            <w:rPr>
              <w:rFonts w:eastAsiaTheme="minorEastAsia"/>
              <w:noProof/>
              <w:lang w:bidi="he-IL"/>
            </w:rPr>
          </w:pPr>
          <w:hyperlink w:anchor="_Toc465354534" w:history="1">
            <w:r w:rsidR="00FA3B38" w:rsidRPr="00FA757B">
              <w:rPr>
                <w:rStyle w:val="Hyperlink"/>
                <w:noProof/>
                <w14:scene3d>
                  <w14:camera w14:prst="orthographicFront"/>
                  <w14:lightRig w14:rig="threePt" w14:dir="t">
                    <w14:rot w14:lat="0" w14:lon="0" w14:rev="0"/>
                  </w14:lightRig>
                </w14:scene3d>
              </w:rPr>
              <w:t>3.6.1</w:t>
            </w:r>
            <w:r w:rsidR="00FA3B38">
              <w:rPr>
                <w:rFonts w:eastAsiaTheme="minorEastAsia"/>
                <w:noProof/>
                <w:lang w:bidi="he-IL"/>
              </w:rPr>
              <w:tab/>
            </w:r>
            <w:r w:rsidR="00FA3B38" w:rsidRPr="00FA757B">
              <w:rPr>
                <w:rStyle w:val="Hyperlink"/>
                <w:noProof/>
              </w:rPr>
              <w:t>Step 1- create three trap groups</w:t>
            </w:r>
            <w:r w:rsidR="00FA3B38">
              <w:rPr>
                <w:noProof/>
                <w:webHidden/>
              </w:rPr>
              <w:tab/>
            </w:r>
            <w:r w:rsidR="00FA3B38">
              <w:rPr>
                <w:noProof/>
                <w:webHidden/>
              </w:rPr>
              <w:fldChar w:fldCharType="begin"/>
            </w:r>
            <w:r w:rsidR="00FA3B38">
              <w:rPr>
                <w:noProof/>
                <w:webHidden/>
              </w:rPr>
              <w:instrText xml:space="preserve"> PAGEREF _Toc465354534 \h </w:instrText>
            </w:r>
            <w:r w:rsidR="00FA3B38">
              <w:rPr>
                <w:noProof/>
                <w:webHidden/>
              </w:rPr>
            </w:r>
            <w:r w:rsidR="00FA3B38">
              <w:rPr>
                <w:noProof/>
                <w:webHidden/>
              </w:rPr>
              <w:fldChar w:fldCharType="separate"/>
            </w:r>
            <w:r w:rsidR="00FA3B38">
              <w:rPr>
                <w:noProof/>
                <w:webHidden/>
              </w:rPr>
              <w:t>30</w:t>
            </w:r>
            <w:r w:rsidR="00FA3B38">
              <w:rPr>
                <w:noProof/>
                <w:webHidden/>
              </w:rPr>
              <w:fldChar w:fldCharType="end"/>
            </w:r>
          </w:hyperlink>
        </w:p>
        <w:p w14:paraId="40C9B8E0" w14:textId="77777777" w:rsidR="00FA3B38" w:rsidRDefault="00A57D49">
          <w:pPr>
            <w:pStyle w:val="TOC3"/>
            <w:tabs>
              <w:tab w:val="left" w:pos="1320"/>
              <w:tab w:val="right" w:leader="dot" w:pos="9350"/>
            </w:tabs>
            <w:rPr>
              <w:rFonts w:eastAsiaTheme="minorEastAsia"/>
              <w:noProof/>
              <w:lang w:bidi="he-IL"/>
            </w:rPr>
          </w:pPr>
          <w:hyperlink w:anchor="_Toc465354535" w:history="1">
            <w:r w:rsidR="00FA3B38" w:rsidRPr="00FA757B">
              <w:rPr>
                <w:rStyle w:val="Hyperlink"/>
                <w:noProof/>
                <w14:scene3d>
                  <w14:camera w14:prst="orthographicFront"/>
                  <w14:lightRig w14:rig="threePt" w14:dir="t">
                    <w14:rot w14:lat="0" w14:lon="0" w14:rev="0"/>
                  </w14:lightRig>
                </w14:scene3d>
              </w:rPr>
              <w:t>3.6.2</w:t>
            </w:r>
            <w:r w:rsidR="00FA3B38">
              <w:rPr>
                <w:rFonts w:eastAsiaTheme="minorEastAsia"/>
                <w:noProof/>
                <w:lang w:bidi="he-IL"/>
              </w:rPr>
              <w:tab/>
            </w:r>
            <w:r w:rsidR="00FA3B38" w:rsidRPr="00FA757B">
              <w:rPr>
                <w:rStyle w:val="Hyperlink"/>
                <w:noProof/>
              </w:rPr>
              <w:t>Step 2- create host interface FD</w:t>
            </w:r>
            <w:r w:rsidR="00FA3B38">
              <w:rPr>
                <w:noProof/>
                <w:webHidden/>
              </w:rPr>
              <w:tab/>
            </w:r>
            <w:r w:rsidR="00FA3B38">
              <w:rPr>
                <w:noProof/>
                <w:webHidden/>
              </w:rPr>
              <w:fldChar w:fldCharType="begin"/>
            </w:r>
            <w:r w:rsidR="00FA3B38">
              <w:rPr>
                <w:noProof/>
                <w:webHidden/>
              </w:rPr>
              <w:instrText xml:space="preserve"> PAGEREF _Toc465354535 \h </w:instrText>
            </w:r>
            <w:r w:rsidR="00FA3B38">
              <w:rPr>
                <w:noProof/>
                <w:webHidden/>
              </w:rPr>
            </w:r>
            <w:r w:rsidR="00FA3B38">
              <w:rPr>
                <w:noProof/>
                <w:webHidden/>
              </w:rPr>
              <w:fldChar w:fldCharType="separate"/>
            </w:r>
            <w:r w:rsidR="00FA3B38">
              <w:rPr>
                <w:noProof/>
                <w:webHidden/>
              </w:rPr>
              <w:t>30</w:t>
            </w:r>
            <w:r w:rsidR="00FA3B38">
              <w:rPr>
                <w:noProof/>
                <w:webHidden/>
              </w:rPr>
              <w:fldChar w:fldCharType="end"/>
            </w:r>
          </w:hyperlink>
        </w:p>
        <w:p w14:paraId="15C65054" w14:textId="77777777" w:rsidR="00FA3B38" w:rsidRDefault="00A57D49">
          <w:pPr>
            <w:pStyle w:val="TOC3"/>
            <w:tabs>
              <w:tab w:val="left" w:pos="1320"/>
              <w:tab w:val="right" w:leader="dot" w:pos="9350"/>
            </w:tabs>
            <w:rPr>
              <w:rFonts w:eastAsiaTheme="minorEastAsia"/>
              <w:noProof/>
              <w:lang w:bidi="he-IL"/>
            </w:rPr>
          </w:pPr>
          <w:hyperlink w:anchor="_Toc465354536" w:history="1">
            <w:r w:rsidR="00FA3B38" w:rsidRPr="00FA757B">
              <w:rPr>
                <w:rStyle w:val="Hyperlink"/>
                <w:noProof/>
                <w14:scene3d>
                  <w14:camera w14:prst="orthographicFront"/>
                  <w14:lightRig w14:rig="threePt" w14:dir="t">
                    <w14:rot w14:lat="0" w14:lon="0" w14:rev="0"/>
                  </w14:lightRig>
                </w14:scene3d>
              </w:rPr>
              <w:t>3.6.3</w:t>
            </w:r>
            <w:r w:rsidR="00FA3B38">
              <w:rPr>
                <w:rFonts w:eastAsiaTheme="minorEastAsia"/>
                <w:noProof/>
                <w:lang w:bidi="he-IL"/>
              </w:rPr>
              <w:tab/>
            </w:r>
            <w:r w:rsidR="00FA3B38" w:rsidRPr="00FA757B">
              <w:rPr>
                <w:rStyle w:val="Hyperlink"/>
                <w:noProof/>
              </w:rPr>
              <w:t>Step 3- configure the trap-ids</w:t>
            </w:r>
            <w:r w:rsidR="00FA3B38">
              <w:rPr>
                <w:noProof/>
                <w:webHidden/>
              </w:rPr>
              <w:tab/>
            </w:r>
            <w:r w:rsidR="00FA3B38">
              <w:rPr>
                <w:noProof/>
                <w:webHidden/>
              </w:rPr>
              <w:fldChar w:fldCharType="begin"/>
            </w:r>
            <w:r w:rsidR="00FA3B38">
              <w:rPr>
                <w:noProof/>
                <w:webHidden/>
              </w:rPr>
              <w:instrText xml:space="preserve"> PAGEREF _Toc465354536 \h </w:instrText>
            </w:r>
            <w:r w:rsidR="00FA3B38">
              <w:rPr>
                <w:noProof/>
                <w:webHidden/>
              </w:rPr>
            </w:r>
            <w:r w:rsidR="00FA3B38">
              <w:rPr>
                <w:noProof/>
                <w:webHidden/>
              </w:rPr>
              <w:fldChar w:fldCharType="separate"/>
            </w:r>
            <w:r w:rsidR="00FA3B38">
              <w:rPr>
                <w:noProof/>
                <w:webHidden/>
              </w:rPr>
              <w:t>30</w:t>
            </w:r>
            <w:r w:rsidR="00FA3B38">
              <w:rPr>
                <w:noProof/>
                <w:webHidden/>
              </w:rPr>
              <w:fldChar w:fldCharType="end"/>
            </w:r>
          </w:hyperlink>
        </w:p>
        <w:p w14:paraId="74047004" w14:textId="77777777" w:rsidR="00FA3B38" w:rsidRDefault="00A57D49">
          <w:pPr>
            <w:pStyle w:val="TOC3"/>
            <w:tabs>
              <w:tab w:val="left" w:pos="1320"/>
              <w:tab w:val="right" w:leader="dot" w:pos="9350"/>
            </w:tabs>
            <w:rPr>
              <w:rFonts w:eastAsiaTheme="minorEastAsia"/>
              <w:noProof/>
              <w:lang w:bidi="he-IL"/>
            </w:rPr>
          </w:pPr>
          <w:hyperlink w:anchor="_Toc465354537" w:history="1">
            <w:r w:rsidR="00FA3B38" w:rsidRPr="00FA757B">
              <w:rPr>
                <w:rStyle w:val="Hyperlink"/>
                <w:noProof/>
                <w14:scene3d>
                  <w14:camera w14:prst="orthographicFront"/>
                  <w14:lightRig w14:rig="threePt" w14:dir="t">
                    <w14:rot w14:lat="0" w14:lon="0" w14:rev="0"/>
                  </w14:lightRig>
                </w14:scene3d>
              </w:rPr>
              <w:t>3.6.4</w:t>
            </w:r>
            <w:r w:rsidR="00FA3B38">
              <w:rPr>
                <w:rFonts w:eastAsiaTheme="minorEastAsia"/>
                <w:noProof/>
                <w:lang w:bidi="he-IL"/>
              </w:rPr>
              <w:tab/>
            </w:r>
            <w:r w:rsidR="00FA3B38" w:rsidRPr="00FA757B">
              <w:rPr>
                <w:rStyle w:val="Hyperlink"/>
                <w:noProof/>
              </w:rPr>
              <w:t>Step 4- configure the host table</w:t>
            </w:r>
            <w:r w:rsidR="00FA3B38">
              <w:rPr>
                <w:noProof/>
                <w:webHidden/>
              </w:rPr>
              <w:tab/>
            </w:r>
            <w:r w:rsidR="00FA3B38">
              <w:rPr>
                <w:noProof/>
                <w:webHidden/>
              </w:rPr>
              <w:fldChar w:fldCharType="begin"/>
            </w:r>
            <w:r w:rsidR="00FA3B38">
              <w:rPr>
                <w:noProof/>
                <w:webHidden/>
              </w:rPr>
              <w:instrText xml:space="preserve"> PAGEREF _Toc465354537 \h </w:instrText>
            </w:r>
            <w:r w:rsidR="00FA3B38">
              <w:rPr>
                <w:noProof/>
                <w:webHidden/>
              </w:rPr>
            </w:r>
            <w:r w:rsidR="00FA3B38">
              <w:rPr>
                <w:noProof/>
                <w:webHidden/>
              </w:rPr>
              <w:fldChar w:fldCharType="separate"/>
            </w:r>
            <w:r w:rsidR="00FA3B38">
              <w:rPr>
                <w:noProof/>
                <w:webHidden/>
              </w:rPr>
              <w:t>30</w:t>
            </w:r>
            <w:r w:rsidR="00FA3B38">
              <w:rPr>
                <w:noProof/>
                <w:webHidden/>
              </w:rPr>
              <w:fldChar w:fldCharType="end"/>
            </w:r>
          </w:hyperlink>
        </w:p>
        <w:p w14:paraId="694A50EC" w14:textId="77777777" w:rsidR="00FA3B38" w:rsidRDefault="00A57D49">
          <w:pPr>
            <w:pStyle w:val="TOC3"/>
            <w:tabs>
              <w:tab w:val="left" w:pos="1320"/>
              <w:tab w:val="right" w:leader="dot" w:pos="9350"/>
            </w:tabs>
            <w:rPr>
              <w:rFonts w:eastAsiaTheme="minorEastAsia"/>
              <w:noProof/>
              <w:lang w:bidi="he-IL"/>
            </w:rPr>
          </w:pPr>
          <w:hyperlink w:anchor="_Toc465354538" w:history="1">
            <w:r w:rsidR="00FA3B38" w:rsidRPr="00FA757B">
              <w:rPr>
                <w:rStyle w:val="Hyperlink"/>
                <w:noProof/>
                <w14:scene3d>
                  <w14:camera w14:prst="orthographicFront"/>
                  <w14:lightRig w14:rig="threePt" w14:dir="t">
                    <w14:rot w14:lat="0" w14:lon="0" w14:rev="0"/>
                  </w14:lightRig>
                </w14:scene3d>
              </w:rPr>
              <w:t>3.6.5</w:t>
            </w:r>
            <w:r w:rsidR="00FA3B38">
              <w:rPr>
                <w:rFonts w:eastAsiaTheme="minorEastAsia"/>
                <w:noProof/>
                <w:lang w:bidi="he-IL"/>
              </w:rPr>
              <w:tab/>
            </w:r>
            <w:r w:rsidR="00FA3B38" w:rsidRPr="00FA757B">
              <w:rPr>
                <w:rStyle w:val="Hyperlink"/>
                <w:noProof/>
              </w:rPr>
              <w:t>Step 5- send and receive</w:t>
            </w:r>
            <w:r w:rsidR="00FA3B38">
              <w:rPr>
                <w:noProof/>
                <w:webHidden/>
              </w:rPr>
              <w:tab/>
            </w:r>
            <w:r w:rsidR="00FA3B38">
              <w:rPr>
                <w:noProof/>
                <w:webHidden/>
              </w:rPr>
              <w:fldChar w:fldCharType="begin"/>
            </w:r>
            <w:r w:rsidR="00FA3B38">
              <w:rPr>
                <w:noProof/>
                <w:webHidden/>
              </w:rPr>
              <w:instrText xml:space="preserve"> PAGEREF _Toc465354538 \h </w:instrText>
            </w:r>
            <w:r w:rsidR="00FA3B38">
              <w:rPr>
                <w:noProof/>
                <w:webHidden/>
              </w:rPr>
            </w:r>
            <w:r w:rsidR="00FA3B38">
              <w:rPr>
                <w:noProof/>
                <w:webHidden/>
              </w:rPr>
              <w:fldChar w:fldCharType="separate"/>
            </w:r>
            <w:r w:rsidR="00FA3B38">
              <w:rPr>
                <w:noProof/>
                <w:webHidden/>
              </w:rPr>
              <w:t>31</w:t>
            </w:r>
            <w:r w:rsidR="00FA3B38">
              <w:rPr>
                <w:noProof/>
                <w:webHidden/>
              </w:rPr>
              <w:fldChar w:fldCharType="end"/>
            </w:r>
          </w:hyperlink>
        </w:p>
        <w:p w14:paraId="630F5728" w14:textId="77777777" w:rsidR="00FA3B38" w:rsidRDefault="00A57D49">
          <w:pPr>
            <w:pStyle w:val="TOC2"/>
            <w:tabs>
              <w:tab w:val="left" w:pos="880"/>
              <w:tab w:val="right" w:leader="dot" w:pos="9350"/>
            </w:tabs>
            <w:rPr>
              <w:rFonts w:eastAsiaTheme="minorEastAsia"/>
              <w:noProof/>
              <w:lang w:bidi="he-IL"/>
            </w:rPr>
          </w:pPr>
          <w:hyperlink w:anchor="_Toc465354539" w:history="1">
            <w:r w:rsidR="00FA3B38" w:rsidRPr="00FA757B">
              <w:rPr>
                <w:rStyle w:val="Hyperlink"/>
                <w:noProof/>
              </w:rPr>
              <w:t>3.7</w:t>
            </w:r>
            <w:r w:rsidR="00FA3B38">
              <w:rPr>
                <w:rFonts w:eastAsiaTheme="minorEastAsia"/>
                <w:noProof/>
                <w:lang w:bidi="he-IL"/>
              </w:rPr>
              <w:tab/>
            </w:r>
            <w:r w:rsidR="00FA3B38" w:rsidRPr="00FA757B">
              <w:rPr>
                <w:rStyle w:val="Hyperlink"/>
                <w:noProof/>
              </w:rPr>
              <w:t>Configuration example – using packet receive callback channel</w:t>
            </w:r>
            <w:r w:rsidR="00FA3B38">
              <w:rPr>
                <w:noProof/>
                <w:webHidden/>
              </w:rPr>
              <w:tab/>
            </w:r>
            <w:r w:rsidR="00FA3B38">
              <w:rPr>
                <w:noProof/>
                <w:webHidden/>
              </w:rPr>
              <w:fldChar w:fldCharType="begin"/>
            </w:r>
            <w:r w:rsidR="00FA3B38">
              <w:rPr>
                <w:noProof/>
                <w:webHidden/>
              </w:rPr>
              <w:instrText xml:space="preserve"> PAGEREF _Toc465354539 \h </w:instrText>
            </w:r>
            <w:r w:rsidR="00FA3B38">
              <w:rPr>
                <w:noProof/>
                <w:webHidden/>
              </w:rPr>
            </w:r>
            <w:r w:rsidR="00FA3B38">
              <w:rPr>
                <w:noProof/>
                <w:webHidden/>
              </w:rPr>
              <w:fldChar w:fldCharType="separate"/>
            </w:r>
            <w:r w:rsidR="00FA3B38">
              <w:rPr>
                <w:noProof/>
                <w:webHidden/>
              </w:rPr>
              <w:t>31</w:t>
            </w:r>
            <w:r w:rsidR="00FA3B38">
              <w:rPr>
                <w:noProof/>
                <w:webHidden/>
              </w:rPr>
              <w:fldChar w:fldCharType="end"/>
            </w:r>
          </w:hyperlink>
        </w:p>
        <w:p w14:paraId="5E8F892C" w14:textId="77777777" w:rsidR="00FA3B38" w:rsidRDefault="00A57D49">
          <w:pPr>
            <w:pStyle w:val="TOC3"/>
            <w:tabs>
              <w:tab w:val="left" w:pos="1320"/>
              <w:tab w:val="right" w:leader="dot" w:pos="9350"/>
            </w:tabs>
            <w:rPr>
              <w:rFonts w:eastAsiaTheme="minorEastAsia"/>
              <w:noProof/>
              <w:lang w:bidi="he-IL"/>
            </w:rPr>
          </w:pPr>
          <w:hyperlink w:anchor="_Toc465354540" w:history="1">
            <w:r w:rsidR="00FA3B38" w:rsidRPr="00FA757B">
              <w:rPr>
                <w:rStyle w:val="Hyperlink"/>
                <w:noProof/>
                <w14:scene3d>
                  <w14:camera w14:prst="orthographicFront"/>
                  <w14:lightRig w14:rig="threePt" w14:dir="t">
                    <w14:rot w14:lat="0" w14:lon="0" w14:rev="0"/>
                  </w14:lightRig>
                </w14:scene3d>
              </w:rPr>
              <w:t>3.7.1</w:t>
            </w:r>
            <w:r w:rsidR="00FA3B38">
              <w:rPr>
                <w:rFonts w:eastAsiaTheme="minorEastAsia"/>
                <w:noProof/>
                <w:lang w:bidi="he-IL"/>
              </w:rPr>
              <w:tab/>
            </w:r>
            <w:r w:rsidR="00FA3B38" w:rsidRPr="00FA757B">
              <w:rPr>
                <w:rStyle w:val="Hyperlink"/>
                <w:noProof/>
              </w:rPr>
              <w:t>Step 1- create three trap groups</w:t>
            </w:r>
            <w:r w:rsidR="00FA3B38">
              <w:rPr>
                <w:noProof/>
                <w:webHidden/>
              </w:rPr>
              <w:tab/>
            </w:r>
            <w:r w:rsidR="00FA3B38">
              <w:rPr>
                <w:noProof/>
                <w:webHidden/>
              </w:rPr>
              <w:fldChar w:fldCharType="begin"/>
            </w:r>
            <w:r w:rsidR="00FA3B38">
              <w:rPr>
                <w:noProof/>
                <w:webHidden/>
              </w:rPr>
              <w:instrText xml:space="preserve"> PAGEREF _Toc465354540 \h </w:instrText>
            </w:r>
            <w:r w:rsidR="00FA3B38">
              <w:rPr>
                <w:noProof/>
                <w:webHidden/>
              </w:rPr>
            </w:r>
            <w:r w:rsidR="00FA3B38">
              <w:rPr>
                <w:noProof/>
                <w:webHidden/>
              </w:rPr>
              <w:fldChar w:fldCharType="separate"/>
            </w:r>
            <w:r w:rsidR="00FA3B38">
              <w:rPr>
                <w:noProof/>
                <w:webHidden/>
              </w:rPr>
              <w:t>31</w:t>
            </w:r>
            <w:r w:rsidR="00FA3B38">
              <w:rPr>
                <w:noProof/>
                <w:webHidden/>
              </w:rPr>
              <w:fldChar w:fldCharType="end"/>
            </w:r>
          </w:hyperlink>
        </w:p>
        <w:p w14:paraId="438E4F8D" w14:textId="77777777" w:rsidR="00FA3B38" w:rsidRDefault="00A57D49">
          <w:pPr>
            <w:pStyle w:val="TOC3"/>
            <w:tabs>
              <w:tab w:val="left" w:pos="1320"/>
              <w:tab w:val="right" w:leader="dot" w:pos="9350"/>
            </w:tabs>
            <w:rPr>
              <w:rFonts w:eastAsiaTheme="minorEastAsia"/>
              <w:noProof/>
              <w:lang w:bidi="he-IL"/>
            </w:rPr>
          </w:pPr>
          <w:hyperlink w:anchor="_Toc465354541" w:history="1">
            <w:r w:rsidR="00FA3B38" w:rsidRPr="00FA757B">
              <w:rPr>
                <w:rStyle w:val="Hyperlink"/>
                <w:noProof/>
                <w14:scene3d>
                  <w14:camera w14:prst="orthographicFront"/>
                  <w14:lightRig w14:rig="threePt" w14:dir="t">
                    <w14:rot w14:lat="0" w14:lon="0" w14:rev="0"/>
                  </w14:lightRig>
                </w14:scene3d>
              </w:rPr>
              <w:t>3.7.2</w:t>
            </w:r>
            <w:r w:rsidR="00FA3B38">
              <w:rPr>
                <w:rFonts w:eastAsiaTheme="minorEastAsia"/>
                <w:noProof/>
                <w:lang w:bidi="he-IL"/>
              </w:rPr>
              <w:tab/>
            </w:r>
            <w:r w:rsidR="00FA3B38" w:rsidRPr="00FA757B">
              <w:rPr>
                <w:rStyle w:val="Hyperlink"/>
                <w:noProof/>
              </w:rPr>
              <w:t>Step 2- configure the trap-ids</w:t>
            </w:r>
            <w:r w:rsidR="00FA3B38">
              <w:rPr>
                <w:noProof/>
                <w:webHidden/>
              </w:rPr>
              <w:tab/>
            </w:r>
            <w:r w:rsidR="00FA3B38">
              <w:rPr>
                <w:noProof/>
                <w:webHidden/>
              </w:rPr>
              <w:fldChar w:fldCharType="begin"/>
            </w:r>
            <w:r w:rsidR="00FA3B38">
              <w:rPr>
                <w:noProof/>
                <w:webHidden/>
              </w:rPr>
              <w:instrText xml:space="preserve"> PAGEREF _Toc465354541 \h </w:instrText>
            </w:r>
            <w:r w:rsidR="00FA3B38">
              <w:rPr>
                <w:noProof/>
                <w:webHidden/>
              </w:rPr>
            </w:r>
            <w:r w:rsidR="00FA3B38">
              <w:rPr>
                <w:noProof/>
                <w:webHidden/>
              </w:rPr>
              <w:fldChar w:fldCharType="separate"/>
            </w:r>
            <w:r w:rsidR="00FA3B38">
              <w:rPr>
                <w:noProof/>
                <w:webHidden/>
              </w:rPr>
              <w:t>31</w:t>
            </w:r>
            <w:r w:rsidR="00FA3B38">
              <w:rPr>
                <w:noProof/>
                <w:webHidden/>
              </w:rPr>
              <w:fldChar w:fldCharType="end"/>
            </w:r>
          </w:hyperlink>
        </w:p>
        <w:p w14:paraId="458EA3A6" w14:textId="77777777" w:rsidR="00FA3B38" w:rsidRDefault="00A57D49">
          <w:pPr>
            <w:pStyle w:val="TOC3"/>
            <w:tabs>
              <w:tab w:val="left" w:pos="1320"/>
              <w:tab w:val="right" w:leader="dot" w:pos="9350"/>
            </w:tabs>
            <w:rPr>
              <w:rFonts w:eastAsiaTheme="minorEastAsia"/>
              <w:noProof/>
              <w:lang w:bidi="he-IL"/>
            </w:rPr>
          </w:pPr>
          <w:hyperlink w:anchor="_Toc465354542" w:history="1">
            <w:r w:rsidR="00FA3B38" w:rsidRPr="00FA757B">
              <w:rPr>
                <w:rStyle w:val="Hyperlink"/>
                <w:noProof/>
                <w14:scene3d>
                  <w14:camera w14:prst="orthographicFront"/>
                  <w14:lightRig w14:rig="threePt" w14:dir="t">
                    <w14:rot w14:lat="0" w14:lon="0" w14:rev="0"/>
                  </w14:lightRig>
                </w14:scene3d>
              </w:rPr>
              <w:t>3.7.3</w:t>
            </w:r>
            <w:r w:rsidR="00FA3B38">
              <w:rPr>
                <w:rFonts w:eastAsiaTheme="minorEastAsia"/>
                <w:noProof/>
                <w:lang w:bidi="he-IL"/>
              </w:rPr>
              <w:tab/>
            </w:r>
            <w:r w:rsidR="00FA3B38" w:rsidRPr="00FA757B">
              <w:rPr>
                <w:rStyle w:val="Hyperlink"/>
                <w:noProof/>
              </w:rPr>
              <w:t>Step 3- configure the host table</w:t>
            </w:r>
            <w:r w:rsidR="00FA3B38">
              <w:rPr>
                <w:noProof/>
                <w:webHidden/>
              </w:rPr>
              <w:tab/>
            </w:r>
            <w:r w:rsidR="00FA3B38">
              <w:rPr>
                <w:noProof/>
                <w:webHidden/>
              </w:rPr>
              <w:fldChar w:fldCharType="begin"/>
            </w:r>
            <w:r w:rsidR="00FA3B38">
              <w:rPr>
                <w:noProof/>
                <w:webHidden/>
              </w:rPr>
              <w:instrText xml:space="preserve"> PAGEREF _Toc465354542 \h </w:instrText>
            </w:r>
            <w:r w:rsidR="00FA3B38">
              <w:rPr>
                <w:noProof/>
                <w:webHidden/>
              </w:rPr>
            </w:r>
            <w:r w:rsidR="00FA3B38">
              <w:rPr>
                <w:noProof/>
                <w:webHidden/>
              </w:rPr>
              <w:fldChar w:fldCharType="separate"/>
            </w:r>
            <w:r w:rsidR="00FA3B38">
              <w:rPr>
                <w:noProof/>
                <w:webHidden/>
              </w:rPr>
              <w:t>32</w:t>
            </w:r>
            <w:r w:rsidR="00FA3B38">
              <w:rPr>
                <w:noProof/>
                <w:webHidden/>
              </w:rPr>
              <w:fldChar w:fldCharType="end"/>
            </w:r>
          </w:hyperlink>
        </w:p>
        <w:p w14:paraId="0C28DF77" w14:textId="77777777" w:rsidR="00FA3B38" w:rsidRDefault="00A57D49">
          <w:pPr>
            <w:pStyle w:val="TOC3"/>
            <w:tabs>
              <w:tab w:val="left" w:pos="1320"/>
              <w:tab w:val="right" w:leader="dot" w:pos="9350"/>
            </w:tabs>
            <w:rPr>
              <w:rFonts w:eastAsiaTheme="minorEastAsia"/>
              <w:noProof/>
              <w:lang w:bidi="he-IL"/>
            </w:rPr>
          </w:pPr>
          <w:hyperlink w:anchor="_Toc465354543" w:history="1">
            <w:r w:rsidR="00FA3B38" w:rsidRPr="00FA757B">
              <w:rPr>
                <w:rStyle w:val="Hyperlink"/>
                <w:noProof/>
                <w14:scene3d>
                  <w14:camera w14:prst="orthographicFront"/>
                  <w14:lightRig w14:rig="threePt" w14:dir="t">
                    <w14:rot w14:lat="0" w14:lon="0" w14:rev="0"/>
                  </w14:lightRig>
                </w14:scene3d>
              </w:rPr>
              <w:t>3.7.4</w:t>
            </w:r>
            <w:r w:rsidR="00FA3B38">
              <w:rPr>
                <w:rFonts w:eastAsiaTheme="minorEastAsia"/>
                <w:noProof/>
                <w:lang w:bidi="he-IL"/>
              </w:rPr>
              <w:tab/>
            </w:r>
            <w:r w:rsidR="00FA3B38" w:rsidRPr="00FA757B">
              <w:rPr>
                <w:rStyle w:val="Hyperlink"/>
                <w:noProof/>
              </w:rPr>
              <w:t>Step 4- send and receive</w:t>
            </w:r>
            <w:r w:rsidR="00FA3B38">
              <w:rPr>
                <w:noProof/>
                <w:webHidden/>
              </w:rPr>
              <w:tab/>
            </w:r>
            <w:r w:rsidR="00FA3B38">
              <w:rPr>
                <w:noProof/>
                <w:webHidden/>
              </w:rPr>
              <w:fldChar w:fldCharType="begin"/>
            </w:r>
            <w:r w:rsidR="00FA3B38">
              <w:rPr>
                <w:noProof/>
                <w:webHidden/>
              </w:rPr>
              <w:instrText xml:space="preserve"> PAGEREF _Toc465354543 \h </w:instrText>
            </w:r>
            <w:r w:rsidR="00FA3B38">
              <w:rPr>
                <w:noProof/>
                <w:webHidden/>
              </w:rPr>
            </w:r>
            <w:r w:rsidR="00FA3B38">
              <w:rPr>
                <w:noProof/>
                <w:webHidden/>
              </w:rPr>
              <w:fldChar w:fldCharType="separate"/>
            </w:r>
            <w:r w:rsidR="00FA3B38">
              <w:rPr>
                <w:noProof/>
                <w:webHidden/>
              </w:rPr>
              <w:t>32</w:t>
            </w:r>
            <w:r w:rsidR="00FA3B38">
              <w:rPr>
                <w:noProof/>
                <w:webHidden/>
              </w:rPr>
              <w:fldChar w:fldCharType="end"/>
            </w:r>
          </w:hyperlink>
        </w:p>
        <w:p w14:paraId="171188A3" w14:textId="77777777" w:rsidR="00FA3B38" w:rsidRDefault="00A57D49">
          <w:pPr>
            <w:pStyle w:val="TOC2"/>
            <w:tabs>
              <w:tab w:val="left" w:pos="880"/>
              <w:tab w:val="right" w:leader="dot" w:pos="9350"/>
            </w:tabs>
            <w:rPr>
              <w:rFonts w:eastAsiaTheme="minorEastAsia"/>
              <w:noProof/>
              <w:lang w:bidi="he-IL"/>
            </w:rPr>
          </w:pPr>
          <w:hyperlink w:anchor="_Toc465354544" w:history="1">
            <w:r w:rsidR="00FA3B38" w:rsidRPr="00FA757B">
              <w:rPr>
                <w:rStyle w:val="Hyperlink"/>
                <w:noProof/>
              </w:rPr>
              <w:t>3.8</w:t>
            </w:r>
            <w:r w:rsidR="00FA3B38">
              <w:rPr>
                <w:rFonts w:eastAsiaTheme="minorEastAsia"/>
                <w:noProof/>
                <w:lang w:bidi="he-IL"/>
              </w:rPr>
              <w:tab/>
            </w:r>
            <w:r w:rsidR="00FA3B38" w:rsidRPr="00FA757B">
              <w:rPr>
                <w:rStyle w:val="Hyperlink"/>
                <w:noProof/>
              </w:rPr>
              <w:t>Configuration example – trap via ACL</w:t>
            </w:r>
            <w:r w:rsidR="00FA3B38">
              <w:rPr>
                <w:noProof/>
                <w:webHidden/>
              </w:rPr>
              <w:tab/>
            </w:r>
            <w:r w:rsidR="00FA3B38">
              <w:rPr>
                <w:noProof/>
                <w:webHidden/>
              </w:rPr>
              <w:fldChar w:fldCharType="begin"/>
            </w:r>
            <w:r w:rsidR="00FA3B38">
              <w:rPr>
                <w:noProof/>
                <w:webHidden/>
              </w:rPr>
              <w:instrText xml:space="preserve"> PAGEREF _Toc465354544 \h </w:instrText>
            </w:r>
            <w:r w:rsidR="00FA3B38">
              <w:rPr>
                <w:noProof/>
                <w:webHidden/>
              </w:rPr>
            </w:r>
            <w:r w:rsidR="00FA3B38">
              <w:rPr>
                <w:noProof/>
                <w:webHidden/>
              </w:rPr>
              <w:fldChar w:fldCharType="separate"/>
            </w:r>
            <w:r w:rsidR="00FA3B38">
              <w:rPr>
                <w:noProof/>
                <w:webHidden/>
              </w:rPr>
              <w:t>33</w:t>
            </w:r>
            <w:r w:rsidR="00FA3B38">
              <w:rPr>
                <w:noProof/>
                <w:webHidden/>
              </w:rPr>
              <w:fldChar w:fldCharType="end"/>
            </w:r>
          </w:hyperlink>
        </w:p>
        <w:p w14:paraId="16B395BB" w14:textId="77777777" w:rsidR="00FA3B38" w:rsidRDefault="00A57D49">
          <w:pPr>
            <w:pStyle w:val="TOC3"/>
            <w:tabs>
              <w:tab w:val="left" w:pos="1320"/>
              <w:tab w:val="right" w:leader="dot" w:pos="9350"/>
            </w:tabs>
            <w:rPr>
              <w:rFonts w:eastAsiaTheme="minorEastAsia"/>
              <w:noProof/>
              <w:lang w:bidi="he-IL"/>
            </w:rPr>
          </w:pPr>
          <w:hyperlink w:anchor="_Toc465354545" w:history="1">
            <w:r w:rsidR="00FA3B38" w:rsidRPr="00FA757B">
              <w:rPr>
                <w:rStyle w:val="Hyperlink"/>
                <w:noProof/>
                <w14:scene3d>
                  <w14:camera w14:prst="orthographicFront"/>
                  <w14:lightRig w14:rig="threePt" w14:dir="t">
                    <w14:rot w14:lat="0" w14:lon="0" w14:rev="0"/>
                  </w14:lightRig>
                </w14:scene3d>
              </w:rPr>
              <w:t>3.8.1</w:t>
            </w:r>
            <w:r w:rsidR="00FA3B38">
              <w:rPr>
                <w:rFonts w:eastAsiaTheme="minorEastAsia"/>
                <w:noProof/>
                <w:lang w:bidi="he-IL"/>
              </w:rPr>
              <w:tab/>
            </w:r>
            <w:r w:rsidR="00FA3B38" w:rsidRPr="00FA757B">
              <w:rPr>
                <w:rStyle w:val="Hyperlink"/>
                <w:noProof/>
              </w:rPr>
              <w:t>Step 1- configure the trap id</w:t>
            </w:r>
            <w:r w:rsidR="00FA3B38">
              <w:rPr>
                <w:noProof/>
                <w:webHidden/>
              </w:rPr>
              <w:tab/>
            </w:r>
            <w:r w:rsidR="00FA3B38">
              <w:rPr>
                <w:noProof/>
                <w:webHidden/>
              </w:rPr>
              <w:fldChar w:fldCharType="begin"/>
            </w:r>
            <w:r w:rsidR="00FA3B38">
              <w:rPr>
                <w:noProof/>
                <w:webHidden/>
              </w:rPr>
              <w:instrText xml:space="preserve"> PAGEREF _Toc465354545 \h </w:instrText>
            </w:r>
            <w:r w:rsidR="00FA3B38">
              <w:rPr>
                <w:noProof/>
                <w:webHidden/>
              </w:rPr>
            </w:r>
            <w:r w:rsidR="00FA3B38">
              <w:rPr>
                <w:noProof/>
                <w:webHidden/>
              </w:rPr>
              <w:fldChar w:fldCharType="separate"/>
            </w:r>
            <w:r w:rsidR="00FA3B38">
              <w:rPr>
                <w:noProof/>
                <w:webHidden/>
              </w:rPr>
              <w:t>33</w:t>
            </w:r>
            <w:r w:rsidR="00FA3B38">
              <w:rPr>
                <w:noProof/>
                <w:webHidden/>
              </w:rPr>
              <w:fldChar w:fldCharType="end"/>
            </w:r>
          </w:hyperlink>
        </w:p>
        <w:p w14:paraId="0283E979" w14:textId="77777777" w:rsidR="00FA3B38" w:rsidRDefault="00A57D49">
          <w:pPr>
            <w:pStyle w:val="TOC3"/>
            <w:tabs>
              <w:tab w:val="left" w:pos="1320"/>
              <w:tab w:val="right" w:leader="dot" w:pos="9350"/>
            </w:tabs>
            <w:rPr>
              <w:rFonts w:eastAsiaTheme="minorEastAsia"/>
              <w:noProof/>
              <w:lang w:bidi="he-IL"/>
            </w:rPr>
          </w:pPr>
          <w:hyperlink w:anchor="_Toc465354546" w:history="1">
            <w:r w:rsidR="00FA3B38" w:rsidRPr="00FA757B">
              <w:rPr>
                <w:rStyle w:val="Hyperlink"/>
                <w:noProof/>
                <w14:scene3d>
                  <w14:camera w14:prst="orthographicFront"/>
                  <w14:lightRig w14:rig="threePt" w14:dir="t">
                    <w14:rot w14:lat="0" w14:lon="0" w14:rev="0"/>
                  </w14:lightRig>
                </w14:scene3d>
              </w:rPr>
              <w:t>3.8.2</w:t>
            </w:r>
            <w:r w:rsidR="00FA3B38">
              <w:rPr>
                <w:rFonts w:eastAsiaTheme="minorEastAsia"/>
                <w:noProof/>
                <w:lang w:bidi="he-IL"/>
              </w:rPr>
              <w:tab/>
            </w:r>
            <w:r w:rsidR="00FA3B38" w:rsidRPr="00FA757B">
              <w:rPr>
                <w:rStyle w:val="Hyperlink"/>
                <w:noProof/>
              </w:rPr>
              <w:t>Step 2- create host interface netdev</w:t>
            </w:r>
            <w:r w:rsidR="00FA3B38">
              <w:rPr>
                <w:noProof/>
                <w:webHidden/>
              </w:rPr>
              <w:tab/>
            </w:r>
            <w:r w:rsidR="00FA3B38">
              <w:rPr>
                <w:noProof/>
                <w:webHidden/>
              </w:rPr>
              <w:fldChar w:fldCharType="begin"/>
            </w:r>
            <w:r w:rsidR="00FA3B38">
              <w:rPr>
                <w:noProof/>
                <w:webHidden/>
              </w:rPr>
              <w:instrText xml:space="preserve"> PAGEREF _Toc465354546 \h </w:instrText>
            </w:r>
            <w:r w:rsidR="00FA3B38">
              <w:rPr>
                <w:noProof/>
                <w:webHidden/>
              </w:rPr>
            </w:r>
            <w:r w:rsidR="00FA3B38">
              <w:rPr>
                <w:noProof/>
                <w:webHidden/>
              </w:rPr>
              <w:fldChar w:fldCharType="separate"/>
            </w:r>
            <w:r w:rsidR="00FA3B38">
              <w:rPr>
                <w:noProof/>
                <w:webHidden/>
              </w:rPr>
              <w:t>33</w:t>
            </w:r>
            <w:r w:rsidR="00FA3B38">
              <w:rPr>
                <w:noProof/>
                <w:webHidden/>
              </w:rPr>
              <w:fldChar w:fldCharType="end"/>
            </w:r>
          </w:hyperlink>
        </w:p>
        <w:p w14:paraId="19A085D3" w14:textId="77777777" w:rsidR="00FA3B38" w:rsidRDefault="00A57D49">
          <w:pPr>
            <w:pStyle w:val="TOC3"/>
            <w:tabs>
              <w:tab w:val="left" w:pos="1320"/>
              <w:tab w:val="right" w:leader="dot" w:pos="9350"/>
            </w:tabs>
            <w:rPr>
              <w:rFonts w:eastAsiaTheme="minorEastAsia"/>
              <w:noProof/>
              <w:lang w:bidi="he-IL"/>
            </w:rPr>
          </w:pPr>
          <w:hyperlink w:anchor="_Toc465354547" w:history="1">
            <w:r w:rsidR="00FA3B38" w:rsidRPr="00FA757B">
              <w:rPr>
                <w:rStyle w:val="Hyperlink"/>
                <w:noProof/>
                <w14:scene3d>
                  <w14:camera w14:prst="orthographicFront"/>
                  <w14:lightRig w14:rig="threePt" w14:dir="t">
                    <w14:rot w14:lat="0" w14:lon="0" w14:rev="0"/>
                  </w14:lightRig>
                </w14:scene3d>
              </w:rPr>
              <w:t>3.8.3</w:t>
            </w:r>
            <w:r w:rsidR="00FA3B38">
              <w:rPr>
                <w:rFonts w:eastAsiaTheme="minorEastAsia"/>
                <w:noProof/>
                <w:lang w:bidi="he-IL"/>
              </w:rPr>
              <w:tab/>
            </w:r>
            <w:r w:rsidR="00FA3B38" w:rsidRPr="00FA757B">
              <w:rPr>
                <w:rStyle w:val="Hyperlink"/>
                <w:noProof/>
              </w:rPr>
              <w:t>Step 3- configuring the host table</w:t>
            </w:r>
            <w:r w:rsidR="00FA3B38">
              <w:rPr>
                <w:noProof/>
                <w:webHidden/>
              </w:rPr>
              <w:tab/>
            </w:r>
            <w:r w:rsidR="00FA3B38">
              <w:rPr>
                <w:noProof/>
                <w:webHidden/>
              </w:rPr>
              <w:fldChar w:fldCharType="begin"/>
            </w:r>
            <w:r w:rsidR="00FA3B38">
              <w:rPr>
                <w:noProof/>
                <w:webHidden/>
              </w:rPr>
              <w:instrText xml:space="preserve"> PAGEREF _Toc465354547 \h </w:instrText>
            </w:r>
            <w:r w:rsidR="00FA3B38">
              <w:rPr>
                <w:noProof/>
                <w:webHidden/>
              </w:rPr>
            </w:r>
            <w:r w:rsidR="00FA3B38">
              <w:rPr>
                <w:noProof/>
                <w:webHidden/>
              </w:rPr>
              <w:fldChar w:fldCharType="separate"/>
            </w:r>
            <w:r w:rsidR="00FA3B38">
              <w:rPr>
                <w:noProof/>
                <w:webHidden/>
              </w:rPr>
              <w:t>33</w:t>
            </w:r>
            <w:r w:rsidR="00FA3B38">
              <w:rPr>
                <w:noProof/>
                <w:webHidden/>
              </w:rPr>
              <w:fldChar w:fldCharType="end"/>
            </w:r>
          </w:hyperlink>
        </w:p>
        <w:p w14:paraId="3E3AB257" w14:textId="77777777" w:rsidR="00FA3B38" w:rsidRDefault="00A57D49">
          <w:pPr>
            <w:pStyle w:val="TOC3"/>
            <w:tabs>
              <w:tab w:val="left" w:pos="1320"/>
              <w:tab w:val="right" w:leader="dot" w:pos="9350"/>
            </w:tabs>
            <w:rPr>
              <w:rFonts w:eastAsiaTheme="minorEastAsia"/>
              <w:noProof/>
              <w:lang w:bidi="he-IL"/>
            </w:rPr>
          </w:pPr>
          <w:hyperlink w:anchor="_Toc465354548" w:history="1">
            <w:r w:rsidR="00FA3B38" w:rsidRPr="00FA757B">
              <w:rPr>
                <w:rStyle w:val="Hyperlink"/>
                <w:noProof/>
                <w14:scene3d>
                  <w14:camera w14:prst="orthographicFront"/>
                  <w14:lightRig w14:rig="threePt" w14:dir="t">
                    <w14:rot w14:lat="0" w14:lon="0" w14:rev="0"/>
                  </w14:lightRig>
                </w14:scene3d>
              </w:rPr>
              <w:t>3.8.4</w:t>
            </w:r>
            <w:r w:rsidR="00FA3B38">
              <w:rPr>
                <w:rFonts w:eastAsiaTheme="minorEastAsia"/>
                <w:noProof/>
                <w:lang w:bidi="he-IL"/>
              </w:rPr>
              <w:tab/>
            </w:r>
            <w:r w:rsidR="00FA3B38" w:rsidRPr="00FA757B">
              <w:rPr>
                <w:rStyle w:val="Hyperlink"/>
                <w:noProof/>
              </w:rPr>
              <w:t>Step 2- ACL configuration</w:t>
            </w:r>
            <w:r w:rsidR="00FA3B38">
              <w:rPr>
                <w:noProof/>
                <w:webHidden/>
              </w:rPr>
              <w:tab/>
            </w:r>
            <w:r w:rsidR="00FA3B38">
              <w:rPr>
                <w:noProof/>
                <w:webHidden/>
              </w:rPr>
              <w:fldChar w:fldCharType="begin"/>
            </w:r>
            <w:r w:rsidR="00FA3B38">
              <w:rPr>
                <w:noProof/>
                <w:webHidden/>
              </w:rPr>
              <w:instrText xml:space="preserve"> PAGEREF _Toc465354548 \h </w:instrText>
            </w:r>
            <w:r w:rsidR="00FA3B38">
              <w:rPr>
                <w:noProof/>
                <w:webHidden/>
              </w:rPr>
            </w:r>
            <w:r w:rsidR="00FA3B38">
              <w:rPr>
                <w:noProof/>
                <w:webHidden/>
              </w:rPr>
              <w:fldChar w:fldCharType="separate"/>
            </w:r>
            <w:r w:rsidR="00FA3B38">
              <w:rPr>
                <w:noProof/>
                <w:webHidden/>
              </w:rPr>
              <w:t>33</w:t>
            </w:r>
            <w:r w:rsidR="00FA3B38">
              <w:rPr>
                <w:noProof/>
                <w:webHidden/>
              </w:rPr>
              <w:fldChar w:fldCharType="end"/>
            </w:r>
          </w:hyperlink>
        </w:p>
        <w:p w14:paraId="6CD89768" w14:textId="77777777" w:rsidR="002A0D5C" w:rsidRDefault="002A0D5C" w:rsidP="002A0D5C">
          <w:r>
            <w:rPr>
              <w:b/>
              <w:bCs/>
              <w:noProof/>
            </w:rPr>
            <w:fldChar w:fldCharType="end"/>
          </w:r>
        </w:p>
      </w:sdtContent>
    </w:sdt>
    <w:p w14:paraId="4C356EE3" w14:textId="77777777" w:rsidR="005F5714" w:rsidRDefault="005F5714" w:rsidP="002A0D5C">
      <w:pPr>
        <w:sectPr w:rsidR="005F5714" w:rsidSect="005F5714">
          <w:headerReference w:type="default" r:id="rId13"/>
          <w:footerReference w:type="default" r:id="rId14"/>
          <w:pgSz w:w="12240" w:h="15840"/>
          <w:pgMar w:top="1440" w:right="1440" w:bottom="1440" w:left="1440" w:header="720" w:footer="720" w:gutter="0"/>
          <w:pgNumType w:start="0"/>
          <w:cols w:space="720"/>
          <w:docGrid w:linePitch="360"/>
        </w:sectPr>
      </w:pPr>
    </w:p>
    <w:p w14:paraId="38EBC8EA" w14:textId="77777777" w:rsidR="002A0D5C" w:rsidRDefault="002A0D5C" w:rsidP="002A0D5C">
      <w:pPr>
        <w:pStyle w:val="Heading1"/>
        <w:numPr>
          <w:ilvl w:val="0"/>
          <w:numId w:val="0"/>
        </w:numPr>
        <w:ind w:left="432" w:hanging="432"/>
      </w:pPr>
      <w:bookmarkStart w:id="0" w:name="_Toc465354502"/>
      <w:r>
        <w:t>List of Changes</w:t>
      </w:r>
      <w:bookmarkEnd w:id="0"/>
    </w:p>
    <w:tbl>
      <w:tblPr>
        <w:tblStyle w:val="GridTable1Light-Accent11"/>
        <w:tblW w:w="0" w:type="auto"/>
        <w:tblLook w:val="04A0" w:firstRow="1" w:lastRow="0" w:firstColumn="1" w:lastColumn="0" w:noHBand="0" w:noVBand="1"/>
      </w:tblPr>
      <w:tblGrid>
        <w:gridCol w:w="1008"/>
        <w:gridCol w:w="4452"/>
        <w:gridCol w:w="2388"/>
        <w:gridCol w:w="1502"/>
      </w:tblGrid>
      <w:tr w:rsidR="002A0D5C" w14:paraId="5DE50F6F" w14:textId="77777777" w:rsidTr="00B77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488799AA" w14:textId="77777777" w:rsidR="002A0D5C" w:rsidRDefault="002A0D5C" w:rsidP="00B77A38">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151EF4BD"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F9FB24D"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0C88244B"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Date</w:t>
            </w:r>
          </w:p>
        </w:tc>
      </w:tr>
      <w:tr w:rsidR="002A0D5C" w14:paraId="19B6900C"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378E0C63" w14:textId="77777777" w:rsidR="002A0D5C" w:rsidRDefault="003956B8"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5F7DFD7E" w14:textId="77777777" w:rsidR="002A0D5C" w:rsidRDefault="003956B8" w:rsidP="00B77A38">
            <w:pPr>
              <w:cnfStyle w:val="000000000000" w:firstRow="0" w:lastRow="0" w:firstColumn="0" w:lastColumn="0" w:oddVBand="0" w:evenVBand="0" w:oddHBand="0" w:evenHBand="0" w:firstRowFirstColumn="0" w:firstRowLastColumn="0" w:lastRowFirstColumn="0" w:lastRowLastColumn="0"/>
            </w:pPr>
            <w:r>
              <w:t>Base version</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7F72A835" w14:textId="77777777" w:rsidR="002A0D5C" w:rsidRDefault="002A0D5C"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6CABE67F" w14:textId="77777777" w:rsidR="002A0D5C" w:rsidRDefault="003956B8" w:rsidP="00B77A38">
            <w:pPr>
              <w:cnfStyle w:val="000000000000" w:firstRow="0" w:lastRow="0" w:firstColumn="0" w:lastColumn="0" w:oddVBand="0" w:evenVBand="0" w:oddHBand="0" w:evenHBand="0" w:firstRowFirstColumn="0" w:firstRowLastColumn="0" w:lastRowFirstColumn="0" w:lastRowLastColumn="0"/>
            </w:pPr>
            <w:r>
              <w:t>2/5/2015</w:t>
            </w:r>
          </w:p>
        </w:tc>
      </w:tr>
      <w:tr w:rsidR="000167D8" w14:paraId="4D0201C7"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0BC0E438" w14:textId="77777777" w:rsidR="000167D8" w:rsidRDefault="000167D8"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01FFF33E" w14:textId="77777777" w:rsidR="000167D8" w:rsidRDefault="000167D8" w:rsidP="00B77A38">
            <w:pPr>
              <w:cnfStyle w:val="000000000000" w:firstRow="0" w:lastRow="0" w:firstColumn="0" w:lastColumn="0" w:oddVBand="0" w:evenVBand="0" w:oddHBand="0" w:evenHBand="0" w:firstRowFirstColumn="0" w:firstRowLastColumn="0" w:lastRowFirstColumn="0" w:lastRowLastColumn="0"/>
            </w:pPr>
            <w:r>
              <w:t>Version 2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53233C28" w14:textId="77777777" w:rsidR="000167D8" w:rsidRDefault="000167D8"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09C7B1F0" w14:textId="77777777" w:rsidR="000167D8" w:rsidRDefault="000145C3" w:rsidP="00B77A38">
            <w:pPr>
              <w:cnfStyle w:val="000000000000" w:firstRow="0" w:lastRow="0" w:firstColumn="0" w:lastColumn="0" w:oddVBand="0" w:evenVBand="0" w:oddHBand="0" w:evenHBand="0" w:firstRowFirstColumn="0" w:firstRowLastColumn="0" w:lastRowFirstColumn="0" w:lastRowLastColumn="0"/>
            </w:pPr>
            <w:r>
              <w:t>3/18</w:t>
            </w:r>
            <w:r w:rsidR="000167D8">
              <w:t>/2015</w:t>
            </w:r>
          </w:p>
        </w:tc>
      </w:tr>
      <w:tr w:rsidR="0038395F" w14:paraId="47886939"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10B14F8" w14:textId="77777777" w:rsidR="0038395F" w:rsidRDefault="0038395F"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01305A98" w14:textId="77777777" w:rsidR="0038395F" w:rsidRDefault="0038395F" w:rsidP="00B77A38">
            <w:pPr>
              <w:cnfStyle w:val="000000000000" w:firstRow="0" w:lastRow="0" w:firstColumn="0" w:lastColumn="0" w:oddVBand="0" w:evenVBand="0" w:oddHBand="0" w:evenHBand="0" w:firstRowFirstColumn="0" w:firstRowLastColumn="0" w:lastRowFirstColumn="0" w:lastRowLastColumn="0"/>
            </w:pPr>
            <w:r>
              <w:t>Version 3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37102D4B" w14:textId="77777777" w:rsidR="0038395F" w:rsidRDefault="0038395F"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02A6794E" w14:textId="77777777" w:rsidR="0038395F" w:rsidRDefault="0038395F" w:rsidP="00BD597A">
            <w:pPr>
              <w:cnfStyle w:val="000000000000" w:firstRow="0" w:lastRow="0" w:firstColumn="0" w:lastColumn="0" w:oddVBand="0" w:evenVBand="0" w:oddHBand="0" w:evenHBand="0" w:firstRowFirstColumn="0" w:firstRowLastColumn="0" w:lastRowFirstColumn="0" w:lastRowLastColumn="0"/>
            </w:pPr>
            <w:r>
              <w:t>4/</w:t>
            </w:r>
            <w:r w:rsidR="00BD597A">
              <w:t>7</w:t>
            </w:r>
            <w:r>
              <w:t>/2015</w:t>
            </w:r>
          </w:p>
        </w:tc>
      </w:tr>
      <w:tr w:rsidR="00FB482C" w14:paraId="492E5854"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573978EA" w14:textId="77777777" w:rsidR="00FB482C" w:rsidRDefault="00FB482C" w:rsidP="00B77A38">
            <w:r>
              <w:t>0.</w:t>
            </w:r>
            <w:r w:rsidR="00EE3682">
              <w:t>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52E0853E" w14:textId="77777777" w:rsidR="00FB482C" w:rsidRDefault="00FB482C" w:rsidP="00FB482C">
            <w:pPr>
              <w:cnfStyle w:val="000000000000" w:firstRow="0" w:lastRow="0" w:firstColumn="0" w:lastColumn="0" w:oddVBand="0" w:evenVBand="0" w:oddHBand="0" w:evenHBand="0" w:firstRowFirstColumn="0" w:firstRowLastColumn="0" w:lastRowFirstColumn="0" w:lastRowLastColumn="0"/>
            </w:pPr>
            <w:r>
              <w:t>Version 4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0A648C5E" w14:textId="77777777" w:rsidR="00FB482C" w:rsidRDefault="00FB482C"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E69BAC1" w14:textId="77777777" w:rsidR="00FB482C" w:rsidRDefault="00FB482C" w:rsidP="00BD597A">
            <w:pPr>
              <w:cnfStyle w:val="000000000000" w:firstRow="0" w:lastRow="0" w:firstColumn="0" w:lastColumn="0" w:oddVBand="0" w:evenVBand="0" w:oddHBand="0" w:evenHBand="0" w:firstRowFirstColumn="0" w:firstRowLastColumn="0" w:lastRowFirstColumn="0" w:lastRowLastColumn="0"/>
            </w:pPr>
            <w:r>
              <w:t>4/9/2015</w:t>
            </w:r>
          </w:p>
        </w:tc>
      </w:tr>
      <w:tr w:rsidR="00FA3B38" w14:paraId="4BB1E06D"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11FF5CAB" w14:textId="77777777" w:rsidR="00FA3B38" w:rsidRDefault="00FA3B38" w:rsidP="00B77A38">
            <w:r>
              <w:t>0.9.5</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0C92D0E9" w14:textId="77777777" w:rsidR="00FA3B38" w:rsidRDefault="00FA3B38" w:rsidP="00FB482C">
            <w:pPr>
              <w:cnfStyle w:val="000000000000" w:firstRow="0" w:lastRow="0" w:firstColumn="0" w:lastColumn="0" w:oddVBand="0" w:evenVBand="0" w:oddHBand="0" w:evenHBand="0" w:firstRowFirstColumn="0" w:firstRowLastColumn="0" w:lastRowFirstColumn="0" w:lastRowLastColumn="0"/>
            </w:pPr>
            <w:r>
              <w:t>Version 9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77652460" w14:textId="77777777" w:rsidR="00FA3B38" w:rsidRDefault="00FA3B38"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7E317DBE" w14:textId="77777777" w:rsidR="00FA3B38" w:rsidRDefault="00FA3B38" w:rsidP="00BD597A">
            <w:pPr>
              <w:cnfStyle w:val="000000000000" w:firstRow="0" w:lastRow="0" w:firstColumn="0" w:lastColumn="0" w:oddVBand="0" w:evenVBand="0" w:oddHBand="0" w:evenHBand="0" w:firstRowFirstColumn="0" w:firstRowLastColumn="0" w:lastRowFirstColumn="0" w:lastRowLastColumn="0"/>
            </w:pPr>
            <w:r>
              <w:t>10/27/2016</w:t>
            </w:r>
          </w:p>
        </w:tc>
      </w:tr>
    </w:tbl>
    <w:p w14:paraId="01FB9FED" w14:textId="77777777" w:rsidR="005F5714" w:rsidRDefault="005F5714" w:rsidP="002A0D5C">
      <w:pPr>
        <w:sectPr w:rsidR="005F5714" w:rsidSect="002D4814">
          <w:footerReference w:type="default" r:id="rId15"/>
          <w:pgSz w:w="12240" w:h="15840"/>
          <w:pgMar w:top="1440" w:right="1440" w:bottom="1440" w:left="1440" w:header="720" w:footer="720" w:gutter="0"/>
          <w:pgNumType w:fmt="lowerRoman" w:start="1"/>
          <w:cols w:space="720"/>
          <w:docGrid w:linePitch="360"/>
        </w:sectPr>
      </w:pPr>
    </w:p>
    <w:p w14:paraId="2D32F0E9" w14:textId="77777777" w:rsidR="002A0D5C" w:rsidRDefault="002A0D5C" w:rsidP="002D4814">
      <w:r>
        <w:t>License</w:t>
      </w:r>
    </w:p>
    <w:p w14:paraId="1650DBC3" w14:textId="77777777" w:rsidR="002A0D5C" w:rsidRDefault="002A0D5C" w:rsidP="002A0D5C">
      <w:pPr>
        <w:pStyle w:val="Default"/>
        <w:rPr>
          <w:sz w:val="18"/>
          <w:szCs w:val="18"/>
        </w:rPr>
      </w:pPr>
      <w:r>
        <w:rPr>
          <w:rFonts w:ascii="Times New Roman" w:hAnsi="Times New Roman"/>
          <w:sz w:val="18"/>
          <w:szCs w:val="18"/>
        </w:rPr>
        <w:t>©</w:t>
      </w:r>
      <w:r>
        <w:rPr>
          <w:rFonts w:hint="eastAsia"/>
          <w:sz w:val="18"/>
          <w:szCs w:val="18"/>
        </w:rPr>
        <w:t xml:space="preserve"> 2014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14:paraId="370B8C66" w14:textId="77777777" w:rsidR="002A0D5C" w:rsidRDefault="002A0D5C" w:rsidP="002A0D5C">
      <w:pPr>
        <w:pStyle w:val="Default"/>
        <w:rPr>
          <w:sz w:val="18"/>
          <w:szCs w:val="18"/>
        </w:rPr>
      </w:pPr>
    </w:p>
    <w:p w14:paraId="5116069C" w14:textId="77777777" w:rsidR="002A0D5C" w:rsidRDefault="002A0D5C" w:rsidP="002A0D5C">
      <w:pPr>
        <w:pStyle w:val="Default"/>
        <w:rPr>
          <w:sz w:val="18"/>
          <w:szCs w:val="18"/>
        </w:rPr>
      </w:pPr>
      <w:r>
        <w:rPr>
          <w:rFonts w:hint="eastAsia"/>
          <w:sz w:val="18"/>
          <w:szCs w:val="18"/>
        </w:rPr>
        <w:t>As of September 9, 2014, the following persons or entities have made this Specification available under the Open Web Foundation Final Specification Agreement (</w:t>
      </w:r>
      <w:proofErr w:type="spellStart"/>
      <w:r>
        <w:rPr>
          <w:rFonts w:hint="eastAsia"/>
          <w:sz w:val="18"/>
          <w:szCs w:val="18"/>
        </w:rPr>
        <w:t>OWFa</w:t>
      </w:r>
      <w:proofErr w:type="spellEnd"/>
      <w:r>
        <w:rPr>
          <w:rFonts w:hint="eastAsia"/>
          <w:sz w:val="18"/>
          <w:szCs w:val="18"/>
        </w:rPr>
        <w:t xml:space="preserve"> 1.0), which is available at </w:t>
      </w:r>
      <w:hyperlink r:id="rId16" w:history="1">
        <w:r>
          <w:rPr>
            <w:rStyle w:val="Hyperlink"/>
            <w:rFonts w:hint="eastAsia"/>
            <w:sz w:val="18"/>
            <w:szCs w:val="18"/>
          </w:rPr>
          <w:t>http://www.openwebfoundation.org/legal/the-owf-1-0-agreements/owfa-1-0</w:t>
        </w:r>
      </w:hyperlink>
      <w:r>
        <w:rPr>
          <w:rFonts w:hint="eastAsia"/>
          <w:sz w:val="18"/>
          <w:szCs w:val="18"/>
        </w:rPr>
        <w:t xml:space="preserve"> </w:t>
      </w:r>
    </w:p>
    <w:p w14:paraId="55087B8B" w14:textId="77777777"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14:paraId="41785A6A" w14:textId="77777777" w:rsidR="002A0D5C" w:rsidRDefault="002A0D5C" w:rsidP="002A0D5C">
      <w:pPr>
        <w:pStyle w:val="Default"/>
        <w:rPr>
          <w:sz w:val="18"/>
          <w:szCs w:val="18"/>
        </w:rPr>
      </w:pPr>
    </w:p>
    <w:p w14:paraId="413162F5" w14:textId="77777777"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17"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14:paraId="1EAE31AA" w14:textId="77777777" w:rsidR="002A0D5C" w:rsidRDefault="002A0D5C" w:rsidP="002A0D5C">
      <w:pPr>
        <w:pStyle w:val="Default"/>
        <w:rPr>
          <w:sz w:val="18"/>
          <w:szCs w:val="18"/>
        </w:rPr>
      </w:pPr>
    </w:p>
    <w:p w14:paraId="1BB40660" w14:textId="77777777" w:rsidR="002A0D5C" w:rsidRDefault="002A0D5C" w:rsidP="002A0D5C">
      <w:pPr>
        <w:rPr>
          <w:sz w:val="18"/>
          <w:szCs w:val="18"/>
        </w:rPr>
      </w:pPr>
      <w:r>
        <w:rPr>
          <w:rFonts w:hint="eastAsia"/>
          <w:sz w:val="18"/>
          <w:szCs w:val="18"/>
        </w:rPr>
        <w:t xml:space="preserve">Your use of this Specification may be subject to other </w:t>
      </w:r>
      <w:proofErr w:type="gramStart"/>
      <w:r>
        <w:rPr>
          <w:rFonts w:hint="eastAsia"/>
          <w:sz w:val="18"/>
          <w:szCs w:val="18"/>
        </w:rPr>
        <w:t>third party</w:t>
      </w:r>
      <w:proofErr w:type="gramEnd"/>
      <w:r>
        <w:rPr>
          <w:rFonts w:hint="eastAsia"/>
          <w:sz w:val="18"/>
          <w:szCs w:val="18"/>
        </w:rPr>
        <w:t xml:space="preserve"> rights. THIS SPECIFICATION IS PROVIDED "AS IS." The contributors expressly disclaim any warranties (express, implied, or otherwise), including implied warranties of merchantability, noninfringement,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14:paraId="64654C84" w14:textId="77777777" w:rsidR="002A0D5C" w:rsidRPr="00BE6CEE" w:rsidRDefault="002A0D5C" w:rsidP="002A0D5C">
      <w:pPr>
        <w:rPr>
          <w:sz w:val="18"/>
          <w:szCs w:val="18"/>
        </w:rPr>
      </w:pPr>
      <w:r w:rsidRPr="00BE6CEE">
        <w:rPr>
          <w:sz w:val="18"/>
          <w:szCs w:val="18"/>
        </w:rPr>
        <w:t>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ferro-electric memory, and polymer memory)) and/or health-related and medical technology. IMPLEMENTATION OF THESE TECHNOLOGIES MAY BE SUBJECT TO THEIR OWN LEGAL TERMS.</w:t>
      </w:r>
    </w:p>
    <w:p w14:paraId="1D355446" w14:textId="77777777" w:rsidR="002A0D5C" w:rsidRDefault="002A0D5C" w:rsidP="002A0D5C">
      <w:pPr>
        <w:jc w:val="center"/>
      </w:pPr>
    </w:p>
    <w:p w14:paraId="21EEBF9F" w14:textId="77777777" w:rsidR="002A0D5C" w:rsidRDefault="002A0D5C" w:rsidP="002A0D5C">
      <w:pPr>
        <w:jc w:val="center"/>
      </w:pPr>
    </w:p>
    <w:p w14:paraId="5F3A0775" w14:textId="77777777" w:rsidR="002A0D5C" w:rsidRDefault="002A0D5C" w:rsidP="002A0D5C">
      <w:pPr>
        <w:jc w:val="center"/>
      </w:pPr>
    </w:p>
    <w:p w14:paraId="503D0565" w14:textId="77777777" w:rsidR="002A0D5C" w:rsidRDefault="002A0D5C" w:rsidP="002A0D5C">
      <w:pPr>
        <w:jc w:val="center"/>
      </w:pPr>
    </w:p>
    <w:p w14:paraId="5004D120" w14:textId="77777777" w:rsidR="002A0D5C" w:rsidRDefault="002A0D5C" w:rsidP="002A0D5C">
      <w:pPr>
        <w:jc w:val="center"/>
      </w:pPr>
    </w:p>
    <w:p w14:paraId="63D7A5DE" w14:textId="77777777" w:rsidR="005F5714" w:rsidRDefault="005F5714" w:rsidP="002A0D5C">
      <w:pPr>
        <w:pStyle w:val="TOCHeading"/>
        <w:sectPr w:rsidR="005F5714" w:rsidSect="005F5714">
          <w:footerReference w:type="default" r:id="rId18"/>
          <w:pgSz w:w="12240" w:h="15840"/>
          <w:pgMar w:top="1440" w:right="1440" w:bottom="1440" w:left="1440" w:header="720" w:footer="720" w:gutter="0"/>
          <w:pgNumType w:start="0"/>
          <w:cols w:space="720"/>
          <w:docGrid w:linePitch="360"/>
        </w:sectPr>
      </w:pPr>
    </w:p>
    <w:p w14:paraId="63032F68" w14:textId="77777777" w:rsidR="00D87DB8" w:rsidRDefault="00D87DB8" w:rsidP="00D87DB8">
      <w:pPr>
        <w:pStyle w:val="Heading1"/>
        <w:numPr>
          <w:ilvl w:val="0"/>
          <w:numId w:val="0"/>
        </w:numPr>
      </w:pPr>
    </w:p>
    <w:p w14:paraId="0C3E88FE" w14:textId="77777777" w:rsidR="00375D92" w:rsidRDefault="00D87DB8" w:rsidP="00375D92">
      <w:pPr>
        <w:pStyle w:val="Heading1"/>
      </w:pPr>
      <w:r>
        <w:t xml:space="preserve"> </w:t>
      </w:r>
      <w:bookmarkStart w:id="1" w:name="_Toc465354503"/>
      <w:r w:rsidR="00375D92">
        <w:t>Overview</w:t>
      </w:r>
      <w:bookmarkEnd w:id="1"/>
    </w:p>
    <w:p w14:paraId="561A3471" w14:textId="77777777" w:rsidR="00E42D57" w:rsidRPr="002C1275" w:rsidRDefault="00E42D57" w:rsidP="009216FA">
      <w:r>
        <w:t>In</w:t>
      </w:r>
      <w:r w:rsidRPr="001D5067">
        <w:t xml:space="preserve"> the normal operation of </w:t>
      </w:r>
      <w:r>
        <w:t xml:space="preserve">a </w:t>
      </w:r>
      <w:r w:rsidRPr="001D5067">
        <w:t>network</w:t>
      </w:r>
      <w:r>
        <w:t>,</w:t>
      </w:r>
      <w:r w:rsidRPr="001D5067">
        <w:t xml:space="preserve"> </w:t>
      </w:r>
      <w:r>
        <w:t>the network device CPU is required to handle packets.</w:t>
      </w:r>
      <w:r w:rsidRPr="001D5067">
        <w:t xml:space="preserve"> Most notably, control-plane traffic (System-to-System protocol coordination traffic - e.g. </w:t>
      </w:r>
      <w:r>
        <w:t>LACP</w:t>
      </w:r>
      <w:r w:rsidRPr="001D5067">
        <w:t xml:space="preserve">, </w:t>
      </w:r>
      <w:r>
        <w:t xml:space="preserve">IGMP ARP </w:t>
      </w:r>
      <w:proofErr w:type="gramStart"/>
      <w:r>
        <w:t>… )</w:t>
      </w:r>
      <w:proofErr w:type="gramEnd"/>
      <w:r>
        <w:t xml:space="preserve"> and </w:t>
      </w:r>
      <w:r w:rsidRPr="001D5067">
        <w:t xml:space="preserve">device management traffic must reach the CPU. </w:t>
      </w:r>
      <w:r>
        <w:t xml:space="preserve">In addition, </w:t>
      </w:r>
      <w:r w:rsidRPr="002C1275">
        <w:t xml:space="preserve">The CPU has limited resources and therefore can obviously handle only a limited amount of data. As a result, it is possible that the processing of some of the traffic being sent to the CPU may be delayed or, in extreme cases, some of the traffic may even </w:t>
      </w:r>
      <w:r w:rsidR="009216FA">
        <w:t xml:space="preserve">be </w:t>
      </w:r>
      <w:r w:rsidRPr="002C1275">
        <w:t>dropped.</w:t>
      </w:r>
    </w:p>
    <w:p w14:paraId="465AA76C" w14:textId="77777777" w:rsidR="00E42D57" w:rsidRPr="00C368C6" w:rsidRDefault="00E42D57" w:rsidP="00E42D57">
      <w:r w:rsidRPr="002C1275">
        <w:t>A system which is properly configured ensures that high priority traffic will experience less (if at all) drops and will get to the CPU sooner than any other lower priority classified traffic. On the software side the application should ensure that high classified traffic will be prioritized in CPU processing time over other traffic.</w:t>
      </w:r>
    </w:p>
    <w:p w14:paraId="1ED5A1F1" w14:textId="77777777" w:rsidR="00E42D57" w:rsidRDefault="00E42D57" w:rsidP="00E42D57">
      <w:r>
        <w:t xml:space="preserve">In order </w:t>
      </w:r>
      <w:r w:rsidRPr="001D5067">
        <w:t xml:space="preserve">to guarantee proper operation of the </w:t>
      </w:r>
      <w:r>
        <w:t>switch, t</w:t>
      </w:r>
      <w:r w:rsidRPr="001D5067">
        <w:t xml:space="preserve">he </w:t>
      </w:r>
      <w:r>
        <w:t>traffic types</w:t>
      </w:r>
      <w:r w:rsidRPr="001D5067">
        <w:t xml:space="preserve"> </w:t>
      </w:r>
      <w:r>
        <w:t>being sent to the CPU must be handled a</w:t>
      </w:r>
      <w:r w:rsidRPr="001D5067">
        <w:t xml:space="preserve">ccording to </w:t>
      </w:r>
      <w:r>
        <w:t>a</w:t>
      </w:r>
      <w:r w:rsidRPr="001D5067">
        <w:t xml:space="preserve"> predefined </w:t>
      </w:r>
      <w:r>
        <w:t>policy</w:t>
      </w:r>
      <w:r w:rsidRPr="001D5067">
        <w:t xml:space="preserve">. </w:t>
      </w:r>
      <w:r>
        <w:t>Within this policy, the priorities, the bandwidth (</w:t>
      </w:r>
      <w:r w:rsidR="007216BC">
        <w:t>allowed rate) and the burst of</w:t>
      </w:r>
      <w:r>
        <w:t xml:space="preserve"> each traffic type should be defined.</w:t>
      </w:r>
    </w:p>
    <w:p w14:paraId="04B26DE0" w14:textId="77777777" w:rsidR="00E42D57" w:rsidRDefault="00E42D57" w:rsidP="00E42D57">
      <w:r w:rsidRPr="00E42D57">
        <w:t>Host in</w:t>
      </w:r>
      <w:r w:rsidR="008674D8">
        <w:t>terface SAI, composed from two</w:t>
      </w:r>
      <w:r w:rsidRPr="00E42D57">
        <w:t xml:space="preserve"> parts</w:t>
      </w:r>
    </w:p>
    <w:p w14:paraId="4C2DDD40" w14:textId="77777777" w:rsidR="00E42D57" w:rsidRDefault="00E42D57" w:rsidP="008674D8">
      <w:r>
        <w:t xml:space="preserve">Classification </w:t>
      </w:r>
      <w:r w:rsidR="008674D8">
        <w:t xml:space="preserve">&amp; Registration </w:t>
      </w:r>
      <w:r>
        <w:t xml:space="preserve"> </w:t>
      </w:r>
    </w:p>
    <w:p w14:paraId="168DC6E8" w14:textId="77777777" w:rsidR="00535E56" w:rsidRPr="00535E56" w:rsidRDefault="00535E56" w:rsidP="00535E56"/>
    <w:p w14:paraId="58145FE9" w14:textId="77777777" w:rsidR="00EB4E39" w:rsidRDefault="00EB4E39" w:rsidP="00EB4E39">
      <w:pPr>
        <w:pStyle w:val="Heading1"/>
      </w:pPr>
      <w:bookmarkStart w:id="2" w:name="_Toc465354510"/>
      <w:r>
        <w:t>SAI object model and pipeline</w:t>
      </w:r>
      <w:bookmarkEnd w:id="2"/>
      <w:r>
        <w:t xml:space="preserve"> </w:t>
      </w:r>
    </w:p>
    <w:p w14:paraId="20B05F3D" w14:textId="77777777" w:rsidR="0042387E" w:rsidRDefault="0039428F" w:rsidP="004234AF">
      <w:r>
        <w:rPr>
          <w:noProof/>
          <w:lang w:bidi="he-IL"/>
        </w:rPr>
        <mc:AlternateContent>
          <mc:Choice Requires="wpc">
            <w:drawing>
              <wp:inline distT="0" distB="0" distL="0" distR="0">
                <wp:extent cx="6837045" cy="4997450"/>
                <wp:effectExtent l="0" t="0" r="0" b="0"/>
                <wp:docPr id="788" name="Canvas 7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599430" y="3917315"/>
                            <a:ext cx="104648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599430" y="3917315"/>
                            <a:ext cx="104648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9"/>
                        <wps:cNvSpPr>
                          <a:spLocks noChangeArrowheads="1"/>
                        </wps:cNvSpPr>
                        <wps:spPr bwMode="auto">
                          <a:xfrm>
                            <a:off x="5593080" y="3911600"/>
                            <a:ext cx="1029970" cy="1847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10"/>
                        <wps:cNvSpPr>
                          <a:spLocks noChangeArrowheads="1"/>
                        </wps:cNvSpPr>
                        <wps:spPr bwMode="auto">
                          <a:xfrm>
                            <a:off x="5593080" y="4096385"/>
                            <a:ext cx="1029970" cy="103505"/>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11"/>
                        <wps:cNvSpPr>
                          <a:spLocks noChangeArrowheads="1"/>
                        </wps:cNvSpPr>
                        <wps:spPr bwMode="auto">
                          <a:xfrm>
                            <a:off x="5593080" y="4199890"/>
                            <a:ext cx="1029970" cy="8699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12"/>
                        <wps:cNvSpPr>
                          <a:spLocks noChangeArrowheads="1"/>
                        </wps:cNvSpPr>
                        <wps:spPr bwMode="auto">
                          <a:xfrm>
                            <a:off x="5593080" y="4286885"/>
                            <a:ext cx="1029970" cy="69215"/>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3"/>
                        <wps:cNvSpPr>
                          <a:spLocks noChangeArrowheads="1"/>
                        </wps:cNvSpPr>
                        <wps:spPr bwMode="auto">
                          <a:xfrm>
                            <a:off x="5593080" y="4356100"/>
                            <a:ext cx="1029970" cy="69215"/>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4"/>
                        <wps:cNvSpPr>
                          <a:spLocks noChangeArrowheads="1"/>
                        </wps:cNvSpPr>
                        <wps:spPr bwMode="auto">
                          <a:xfrm>
                            <a:off x="5593080" y="4425315"/>
                            <a:ext cx="1029970" cy="8128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5"/>
                        <wps:cNvSpPr>
                          <a:spLocks noChangeArrowheads="1"/>
                        </wps:cNvSpPr>
                        <wps:spPr bwMode="auto">
                          <a:xfrm>
                            <a:off x="5593080" y="4506595"/>
                            <a:ext cx="1029970" cy="10350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16"/>
                        <wps:cNvSpPr>
                          <a:spLocks noChangeArrowheads="1"/>
                        </wps:cNvSpPr>
                        <wps:spPr bwMode="auto">
                          <a:xfrm>
                            <a:off x="5593080" y="4610100"/>
                            <a:ext cx="1029970" cy="17907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7"/>
                        <wps:cNvSpPr>
                          <a:spLocks noChangeArrowheads="1"/>
                        </wps:cNvSpPr>
                        <wps:spPr bwMode="auto">
                          <a:xfrm>
                            <a:off x="5596890" y="3914775"/>
                            <a:ext cx="1028700" cy="87376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18"/>
                        <wps:cNvSpPr>
                          <a:spLocks noChangeArrowheads="1"/>
                        </wps:cNvSpPr>
                        <wps:spPr bwMode="auto">
                          <a:xfrm>
                            <a:off x="5856605" y="4236085"/>
                            <a:ext cx="52959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3FDA6" w14:textId="77777777" w:rsidR="00A57D49" w:rsidRDefault="00A57D49">
                              <w:r>
                                <w:rPr>
                                  <w:rFonts w:ascii="Calibri" w:hAnsi="Calibri" w:cs="Calibri"/>
                                  <w:color w:val="000000"/>
                                  <w:sz w:val="30"/>
                                  <w:szCs w:val="30"/>
                                </w:rPr>
                                <w:t xml:space="preserve">Router </w:t>
                              </w:r>
                            </w:p>
                          </w:txbxContent>
                        </wps:txbx>
                        <wps:bodyPr rot="0" vert="horz" wrap="none" lIns="0" tIns="0" rIns="0" bIns="0" anchor="t" anchorCtr="0">
                          <a:spAutoFit/>
                        </wps:bodyPr>
                      </wps:wsp>
                      <pic:pic xmlns:pic="http://schemas.openxmlformats.org/drawingml/2006/picture">
                        <pic:nvPicPr>
                          <pic:cNvPr id="15"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0495" y="4003675"/>
                            <a:ext cx="88519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0495" y="4003675"/>
                            <a:ext cx="88519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21"/>
                        <wps:cNvSpPr>
                          <a:spLocks noChangeArrowheads="1"/>
                        </wps:cNvSpPr>
                        <wps:spPr bwMode="auto">
                          <a:xfrm>
                            <a:off x="144780" y="3992245"/>
                            <a:ext cx="867410" cy="4064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22"/>
                        <wps:cNvSpPr>
                          <a:spLocks noChangeArrowheads="1"/>
                        </wps:cNvSpPr>
                        <wps:spPr bwMode="auto">
                          <a:xfrm>
                            <a:off x="144780" y="4032885"/>
                            <a:ext cx="867410" cy="40005"/>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23"/>
                        <wps:cNvSpPr>
                          <a:spLocks noChangeArrowheads="1"/>
                        </wps:cNvSpPr>
                        <wps:spPr bwMode="auto">
                          <a:xfrm>
                            <a:off x="144780" y="4072890"/>
                            <a:ext cx="867410" cy="23495"/>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4"/>
                        <wps:cNvSpPr>
                          <a:spLocks noChangeArrowheads="1"/>
                        </wps:cNvSpPr>
                        <wps:spPr bwMode="auto">
                          <a:xfrm>
                            <a:off x="144780" y="4096385"/>
                            <a:ext cx="867410" cy="17145"/>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5"/>
                        <wps:cNvSpPr>
                          <a:spLocks noChangeArrowheads="1"/>
                        </wps:cNvSpPr>
                        <wps:spPr bwMode="auto">
                          <a:xfrm>
                            <a:off x="144780" y="4113530"/>
                            <a:ext cx="867410" cy="1714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6"/>
                        <wps:cNvSpPr>
                          <a:spLocks noChangeArrowheads="1"/>
                        </wps:cNvSpPr>
                        <wps:spPr bwMode="auto">
                          <a:xfrm>
                            <a:off x="144780" y="4130675"/>
                            <a:ext cx="867410" cy="17780"/>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7"/>
                        <wps:cNvSpPr>
                          <a:spLocks noChangeArrowheads="1"/>
                        </wps:cNvSpPr>
                        <wps:spPr bwMode="auto">
                          <a:xfrm>
                            <a:off x="144780" y="4148455"/>
                            <a:ext cx="867410" cy="17145"/>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8"/>
                        <wps:cNvSpPr>
                          <a:spLocks noChangeArrowheads="1"/>
                        </wps:cNvSpPr>
                        <wps:spPr bwMode="auto">
                          <a:xfrm>
                            <a:off x="144780" y="4165600"/>
                            <a:ext cx="867410" cy="11430"/>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9"/>
                        <wps:cNvSpPr>
                          <a:spLocks noChangeArrowheads="1"/>
                        </wps:cNvSpPr>
                        <wps:spPr bwMode="auto">
                          <a:xfrm>
                            <a:off x="144780" y="4177030"/>
                            <a:ext cx="867410" cy="1143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30"/>
                        <wps:cNvSpPr>
                          <a:spLocks noChangeArrowheads="1"/>
                        </wps:cNvSpPr>
                        <wps:spPr bwMode="auto">
                          <a:xfrm>
                            <a:off x="144780" y="4188460"/>
                            <a:ext cx="867410" cy="17780"/>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31"/>
                        <wps:cNvSpPr>
                          <a:spLocks noChangeArrowheads="1"/>
                        </wps:cNvSpPr>
                        <wps:spPr bwMode="auto">
                          <a:xfrm>
                            <a:off x="144780" y="4206240"/>
                            <a:ext cx="867410" cy="1143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32"/>
                        <wps:cNvSpPr>
                          <a:spLocks noChangeArrowheads="1"/>
                        </wps:cNvSpPr>
                        <wps:spPr bwMode="auto">
                          <a:xfrm>
                            <a:off x="144780" y="4217670"/>
                            <a:ext cx="867410" cy="1714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33"/>
                        <wps:cNvSpPr>
                          <a:spLocks noChangeArrowheads="1"/>
                        </wps:cNvSpPr>
                        <wps:spPr bwMode="auto">
                          <a:xfrm>
                            <a:off x="144780" y="4234815"/>
                            <a:ext cx="867410" cy="22860"/>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4"/>
                        <wps:cNvSpPr>
                          <a:spLocks noChangeArrowheads="1"/>
                        </wps:cNvSpPr>
                        <wps:spPr bwMode="auto">
                          <a:xfrm>
                            <a:off x="144780" y="4257675"/>
                            <a:ext cx="867410" cy="2349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5"/>
                        <wps:cNvSpPr>
                          <a:spLocks noChangeArrowheads="1"/>
                        </wps:cNvSpPr>
                        <wps:spPr bwMode="auto">
                          <a:xfrm>
                            <a:off x="144780" y="4281170"/>
                            <a:ext cx="867410" cy="34290"/>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6"/>
                        <wps:cNvSpPr>
                          <a:spLocks noChangeArrowheads="1"/>
                        </wps:cNvSpPr>
                        <wps:spPr bwMode="auto">
                          <a:xfrm>
                            <a:off x="144780" y="4315460"/>
                            <a:ext cx="867410" cy="34925"/>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7"/>
                        <wps:cNvSpPr>
                          <a:spLocks noChangeArrowheads="1"/>
                        </wps:cNvSpPr>
                        <wps:spPr bwMode="auto">
                          <a:xfrm>
                            <a:off x="147320" y="3996690"/>
                            <a:ext cx="868045" cy="35496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38"/>
                        <wps:cNvSpPr>
                          <a:spLocks noChangeArrowheads="1"/>
                        </wps:cNvSpPr>
                        <wps:spPr bwMode="auto">
                          <a:xfrm>
                            <a:off x="424180" y="4058920"/>
                            <a:ext cx="32956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BA0B2" w14:textId="77777777" w:rsidR="00A57D49" w:rsidRDefault="00A57D49">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35"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96335" y="3917315"/>
                            <a:ext cx="81534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696335" y="3917315"/>
                            <a:ext cx="81534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41"/>
                        <wps:cNvSpPr>
                          <a:spLocks noChangeArrowheads="1"/>
                        </wps:cNvSpPr>
                        <wps:spPr bwMode="auto">
                          <a:xfrm>
                            <a:off x="3690620" y="3911600"/>
                            <a:ext cx="798195" cy="1847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42"/>
                        <wps:cNvSpPr>
                          <a:spLocks noChangeArrowheads="1"/>
                        </wps:cNvSpPr>
                        <wps:spPr bwMode="auto">
                          <a:xfrm>
                            <a:off x="3690620" y="4096385"/>
                            <a:ext cx="798195" cy="103505"/>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43"/>
                        <wps:cNvSpPr>
                          <a:spLocks noChangeArrowheads="1"/>
                        </wps:cNvSpPr>
                        <wps:spPr bwMode="auto">
                          <a:xfrm>
                            <a:off x="3690620" y="4199890"/>
                            <a:ext cx="798195" cy="8699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4"/>
                        <wps:cNvSpPr>
                          <a:spLocks noChangeArrowheads="1"/>
                        </wps:cNvSpPr>
                        <wps:spPr bwMode="auto">
                          <a:xfrm>
                            <a:off x="3690620" y="4286885"/>
                            <a:ext cx="798195" cy="69215"/>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5"/>
                        <wps:cNvSpPr>
                          <a:spLocks noChangeArrowheads="1"/>
                        </wps:cNvSpPr>
                        <wps:spPr bwMode="auto">
                          <a:xfrm>
                            <a:off x="3690620" y="4356100"/>
                            <a:ext cx="798195" cy="69215"/>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6"/>
                        <wps:cNvSpPr>
                          <a:spLocks noChangeArrowheads="1"/>
                        </wps:cNvSpPr>
                        <wps:spPr bwMode="auto">
                          <a:xfrm>
                            <a:off x="3690620" y="4425315"/>
                            <a:ext cx="798195" cy="8128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7"/>
                        <wps:cNvSpPr>
                          <a:spLocks noChangeArrowheads="1"/>
                        </wps:cNvSpPr>
                        <wps:spPr bwMode="auto">
                          <a:xfrm>
                            <a:off x="3690620" y="4506595"/>
                            <a:ext cx="798195" cy="10350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8"/>
                        <wps:cNvSpPr>
                          <a:spLocks noChangeArrowheads="1"/>
                        </wps:cNvSpPr>
                        <wps:spPr bwMode="auto">
                          <a:xfrm>
                            <a:off x="3690620" y="4610100"/>
                            <a:ext cx="798195" cy="17907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9"/>
                        <wps:cNvSpPr>
                          <a:spLocks noChangeArrowheads="1"/>
                        </wps:cNvSpPr>
                        <wps:spPr bwMode="auto">
                          <a:xfrm>
                            <a:off x="3693160" y="3914775"/>
                            <a:ext cx="797560" cy="87376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50"/>
                        <wps:cNvSpPr>
                          <a:spLocks noChangeArrowheads="1"/>
                        </wps:cNvSpPr>
                        <wps:spPr bwMode="auto">
                          <a:xfrm>
                            <a:off x="3852545" y="4236085"/>
                            <a:ext cx="4984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8661C" w14:textId="77777777" w:rsidR="00A57D49" w:rsidRDefault="00A57D49">
                              <w:r>
                                <w:rPr>
                                  <w:rFonts w:ascii="Calibri" w:hAnsi="Calibri" w:cs="Calibri"/>
                                  <w:color w:val="000000"/>
                                  <w:sz w:val="30"/>
                                  <w:szCs w:val="30"/>
                                </w:rPr>
                                <w:t xml:space="preserve">Bridge </w:t>
                              </w:r>
                            </w:p>
                          </w:txbxContent>
                        </wps:txbx>
                        <wps:bodyPr rot="0" vert="horz" wrap="none" lIns="0" tIns="0" rIns="0" bIns="0" anchor="t" anchorCtr="0">
                          <a:spAutoFit/>
                        </wps:bodyPr>
                      </wps:wsp>
                      <pic:pic xmlns:pic="http://schemas.openxmlformats.org/drawingml/2006/picture">
                        <pic:nvPicPr>
                          <pic:cNvPr id="47"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567940" y="3923030"/>
                            <a:ext cx="954405" cy="889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67940" y="3923030"/>
                            <a:ext cx="954405" cy="889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53"/>
                        <wps:cNvSpPr>
                          <a:spLocks noChangeArrowheads="1"/>
                        </wps:cNvSpPr>
                        <wps:spPr bwMode="auto">
                          <a:xfrm>
                            <a:off x="2556510" y="3911600"/>
                            <a:ext cx="942975" cy="1847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4"/>
                        <wps:cNvSpPr>
                          <a:spLocks noChangeArrowheads="1"/>
                        </wps:cNvSpPr>
                        <wps:spPr bwMode="auto">
                          <a:xfrm>
                            <a:off x="2556510" y="4096385"/>
                            <a:ext cx="942975" cy="109855"/>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5"/>
                        <wps:cNvSpPr>
                          <a:spLocks noChangeArrowheads="1"/>
                        </wps:cNvSpPr>
                        <wps:spPr bwMode="auto">
                          <a:xfrm>
                            <a:off x="2556510" y="4206240"/>
                            <a:ext cx="942975" cy="8064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6"/>
                        <wps:cNvSpPr>
                          <a:spLocks noChangeArrowheads="1"/>
                        </wps:cNvSpPr>
                        <wps:spPr bwMode="auto">
                          <a:xfrm>
                            <a:off x="2556510" y="4286885"/>
                            <a:ext cx="942975" cy="69215"/>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7"/>
                        <wps:cNvSpPr>
                          <a:spLocks noChangeArrowheads="1"/>
                        </wps:cNvSpPr>
                        <wps:spPr bwMode="auto">
                          <a:xfrm>
                            <a:off x="2556510" y="4356100"/>
                            <a:ext cx="942975" cy="7493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8"/>
                        <wps:cNvSpPr>
                          <a:spLocks noChangeArrowheads="1"/>
                        </wps:cNvSpPr>
                        <wps:spPr bwMode="auto">
                          <a:xfrm>
                            <a:off x="2556510" y="4431030"/>
                            <a:ext cx="942975" cy="75565"/>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9"/>
                        <wps:cNvSpPr>
                          <a:spLocks noChangeArrowheads="1"/>
                        </wps:cNvSpPr>
                        <wps:spPr bwMode="auto">
                          <a:xfrm>
                            <a:off x="2556510" y="4506595"/>
                            <a:ext cx="942975" cy="10350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0"/>
                        <wps:cNvSpPr>
                          <a:spLocks noChangeArrowheads="1"/>
                        </wps:cNvSpPr>
                        <wps:spPr bwMode="auto">
                          <a:xfrm>
                            <a:off x="2556510" y="4610100"/>
                            <a:ext cx="942975" cy="173355"/>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61"/>
                        <wps:cNvSpPr>
                          <a:spLocks noChangeArrowheads="1"/>
                        </wps:cNvSpPr>
                        <wps:spPr bwMode="auto">
                          <a:xfrm>
                            <a:off x="2561590" y="3916680"/>
                            <a:ext cx="940435" cy="87185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62"/>
                        <wps:cNvSpPr>
                          <a:spLocks noChangeArrowheads="1"/>
                        </wps:cNvSpPr>
                        <wps:spPr bwMode="auto">
                          <a:xfrm>
                            <a:off x="2893060" y="4237355"/>
                            <a:ext cx="2921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F9CC8" w14:textId="77777777" w:rsidR="00A57D49" w:rsidRDefault="00A57D49">
                              <w:r>
                                <w:rPr>
                                  <w:rFonts w:ascii="Calibri" w:hAnsi="Calibri" w:cs="Calibri"/>
                                  <w:color w:val="000000"/>
                                  <w:sz w:val="30"/>
                                  <w:szCs w:val="30"/>
                                </w:rPr>
                                <w:t>ACL</w:t>
                              </w:r>
                            </w:p>
                          </w:txbxContent>
                        </wps:txbx>
                        <wps:bodyPr rot="0" vert="horz" wrap="none" lIns="0" tIns="0" rIns="0" bIns="0" anchor="t" anchorCtr="0">
                          <a:spAutoFit/>
                        </wps:bodyPr>
                      </wps:wsp>
                      <wps:wsp>
                        <wps:cNvPr id="61" name="Rectangle 65"/>
                        <wps:cNvSpPr>
                          <a:spLocks noChangeArrowheads="1"/>
                        </wps:cNvSpPr>
                        <wps:spPr bwMode="auto">
                          <a:xfrm>
                            <a:off x="3848735" y="4170680"/>
                            <a:ext cx="5969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EFA0B" w14:textId="77777777" w:rsidR="00A57D49" w:rsidRDefault="00A57D49">
                              <w:r>
                                <w:rPr>
                                  <w:rFonts w:ascii="Calibri" w:hAnsi="Calibri" w:cs="Calibri"/>
                                  <w:color w:val="000000"/>
                                  <w:sz w:val="2"/>
                                  <w:szCs w:val="2"/>
                                </w:rPr>
                                <w:t xml:space="preserve">User define </w:t>
                              </w:r>
                            </w:p>
                          </w:txbxContent>
                        </wps:txbx>
                        <wps:bodyPr rot="0" vert="horz" wrap="none" lIns="0" tIns="0" rIns="0" bIns="0" anchor="t" anchorCtr="0">
                          <a:spAutoFit/>
                        </wps:bodyPr>
                      </wps:wsp>
                      <wps:wsp>
                        <wps:cNvPr id="62" name="Rectangle 66"/>
                        <wps:cNvSpPr>
                          <a:spLocks noChangeArrowheads="1"/>
                        </wps:cNvSpPr>
                        <wps:spPr bwMode="auto">
                          <a:xfrm>
                            <a:off x="3737610" y="4227830"/>
                            <a:ext cx="43815"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674A" w14:textId="77777777" w:rsidR="00A57D49" w:rsidRDefault="00A57D49">
                              <w:r>
                                <w:rPr>
                                  <w:rFonts w:ascii="Calibri" w:hAnsi="Calibri" w:cs="Calibri"/>
                                  <w:color w:val="000000"/>
                                  <w:sz w:val="2"/>
                                  <w:szCs w:val="2"/>
                                </w:rPr>
                                <w:t>ACL trap</w:t>
                              </w:r>
                            </w:p>
                          </w:txbxContent>
                        </wps:txbx>
                        <wps:bodyPr rot="0" vert="horz" wrap="none" lIns="0" tIns="0" rIns="0" bIns="0" anchor="t" anchorCtr="0">
                          <a:spAutoFit/>
                        </wps:bodyPr>
                      </wps:wsp>
                      <wps:wsp>
                        <wps:cNvPr id="65" name="Rectangle 69"/>
                        <wps:cNvSpPr>
                          <a:spLocks noChangeArrowheads="1"/>
                        </wps:cNvSpPr>
                        <wps:spPr bwMode="auto">
                          <a:xfrm>
                            <a:off x="6610985" y="4137660"/>
                            <a:ext cx="5969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2A542" w14:textId="77777777" w:rsidR="00A57D49" w:rsidRDefault="00A57D49">
                              <w:r>
                                <w:rPr>
                                  <w:rFonts w:ascii="Calibri" w:hAnsi="Calibri" w:cs="Calibri"/>
                                  <w:color w:val="000000"/>
                                  <w:sz w:val="2"/>
                                  <w:szCs w:val="2"/>
                                </w:rPr>
                                <w:t xml:space="preserve">User define </w:t>
                              </w:r>
                            </w:p>
                          </w:txbxContent>
                        </wps:txbx>
                        <wps:bodyPr rot="0" vert="horz" wrap="none" lIns="0" tIns="0" rIns="0" bIns="0" anchor="t" anchorCtr="0">
                          <a:spAutoFit/>
                        </wps:bodyPr>
                      </wps:wsp>
                      <wps:wsp>
                        <wps:cNvPr id="66" name="Rectangle 70"/>
                        <wps:cNvSpPr>
                          <a:spLocks noChangeArrowheads="1"/>
                        </wps:cNvSpPr>
                        <wps:spPr bwMode="auto">
                          <a:xfrm>
                            <a:off x="6499860" y="4126865"/>
                            <a:ext cx="62865"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AFC72" w14:textId="77777777" w:rsidR="00A57D49" w:rsidRDefault="00A57D49">
                              <w:r>
                                <w:rPr>
                                  <w:rFonts w:ascii="Calibri" w:hAnsi="Calibri" w:cs="Calibri"/>
                                  <w:color w:val="000000"/>
                                  <w:sz w:val="2"/>
                                  <w:szCs w:val="2"/>
                                </w:rPr>
                                <w:t>Router  trap</w:t>
                              </w:r>
                            </w:p>
                          </w:txbxContent>
                        </wps:txbx>
                        <wps:bodyPr rot="0" vert="horz" wrap="none" lIns="0" tIns="0" rIns="0" bIns="0" anchor="t" anchorCtr="0">
                          <a:spAutoFit/>
                        </wps:bodyPr>
                      </wps:wsp>
                      <wps:wsp>
                        <wps:cNvPr id="67" name="Oval 71"/>
                        <wps:cNvSpPr>
                          <a:spLocks noChangeArrowheads="1"/>
                        </wps:cNvSpPr>
                        <wps:spPr bwMode="auto">
                          <a:xfrm>
                            <a:off x="932180" y="3098800"/>
                            <a:ext cx="4952365" cy="327025"/>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68" name="Oval 72"/>
                        <wps:cNvSpPr>
                          <a:spLocks noChangeArrowheads="1"/>
                        </wps:cNvSpPr>
                        <wps:spPr bwMode="auto">
                          <a:xfrm>
                            <a:off x="932180" y="3098800"/>
                            <a:ext cx="4952365" cy="327025"/>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73"/>
                        <wps:cNvSpPr>
                          <a:spLocks noChangeArrowheads="1"/>
                        </wps:cNvSpPr>
                        <wps:spPr bwMode="auto">
                          <a:xfrm>
                            <a:off x="2792095" y="3173730"/>
                            <a:ext cx="124587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2566" w14:textId="77777777" w:rsidR="00A57D49" w:rsidRDefault="00A57D49">
                              <w:r>
                                <w:rPr>
                                  <w:rFonts w:ascii="Calibri" w:hAnsi="Calibri" w:cs="Calibri"/>
                                  <w:b/>
                                  <w:bCs/>
                                  <w:color w:val="000000"/>
                                </w:rPr>
                                <w:t>Host interface  Group</w:t>
                              </w:r>
                            </w:p>
                          </w:txbxContent>
                        </wps:txbx>
                        <wps:bodyPr rot="0" vert="horz" wrap="none" lIns="0" tIns="0" rIns="0" bIns="0" anchor="t" anchorCtr="0">
                          <a:spAutoFit/>
                        </wps:bodyPr>
                      </wps:wsp>
                      <pic:pic xmlns:pic="http://schemas.openxmlformats.org/drawingml/2006/picture">
                        <pic:nvPicPr>
                          <pic:cNvPr id="70" name="Picture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401060" y="2444115"/>
                            <a:ext cx="451485" cy="606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01060" y="2444115"/>
                            <a:ext cx="451485" cy="606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Rectangle 76"/>
                        <wps:cNvSpPr>
                          <a:spLocks noChangeArrowheads="1"/>
                        </wps:cNvSpPr>
                        <wps:spPr bwMode="auto">
                          <a:xfrm>
                            <a:off x="3389630" y="2437765"/>
                            <a:ext cx="439420" cy="6413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7"/>
                        <wps:cNvSpPr>
                          <a:spLocks noChangeArrowheads="1"/>
                        </wps:cNvSpPr>
                        <wps:spPr bwMode="auto">
                          <a:xfrm>
                            <a:off x="3389630" y="2501900"/>
                            <a:ext cx="439420" cy="6350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8"/>
                        <wps:cNvSpPr>
                          <a:spLocks noChangeArrowheads="1"/>
                        </wps:cNvSpPr>
                        <wps:spPr bwMode="auto">
                          <a:xfrm>
                            <a:off x="3389630" y="2565400"/>
                            <a:ext cx="439420" cy="34290"/>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9"/>
                        <wps:cNvSpPr>
                          <a:spLocks noChangeArrowheads="1"/>
                        </wps:cNvSpPr>
                        <wps:spPr bwMode="auto">
                          <a:xfrm>
                            <a:off x="3389630" y="2599690"/>
                            <a:ext cx="439420" cy="34925"/>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80"/>
                        <wps:cNvSpPr>
                          <a:spLocks noChangeArrowheads="1"/>
                        </wps:cNvSpPr>
                        <wps:spPr bwMode="auto">
                          <a:xfrm>
                            <a:off x="3389630" y="2634615"/>
                            <a:ext cx="439420" cy="2857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81"/>
                        <wps:cNvSpPr>
                          <a:spLocks noChangeArrowheads="1"/>
                        </wps:cNvSpPr>
                        <wps:spPr bwMode="auto">
                          <a:xfrm>
                            <a:off x="3389630" y="2663190"/>
                            <a:ext cx="439420" cy="29210"/>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82"/>
                        <wps:cNvSpPr>
                          <a:spLocks noChangeArrowheads="1"/>
                        </wps:cNvSpPr>
                        <wps:spPr bwMode="auto">
                          <a:xfrm>
                            <a:off x="3389630" y="2692400"/>
                            <a:ext cx="439420" cy="22860"/>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83"/>
                        <wps:cNvSpPr>
                          <a:spLocks noChangeArrowheads="1"/>
                        </wps:cNvSpPr>
                        <wps:spPr bwMode="auto">
                          <a:xfrm>
                            <a:off x="3389630" y="2715260"/>
                            <a:ext cx="439420" cy="23495"/>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4"/>
                        <wps:cNvSpPr>
                          <a:spLocks noChangeArrowheads="1"/>
                        </wps:cNvSpPr>
                        <wps:spPr bwMode="auto">
                          <a:xfrm>
                            <a:off x="3389630" y="2738755"/>
                            <a:ext cx="439420" cy="2286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5"/>
                        <wps:cNvSpPr>
                          <a:spLocks noChangeArrowheads="1"/>
                        </wps:cNvSpPr>
                        <wps:spPr bwMode="auto">
                          <a:xfrm>
                            <a:off x="3389630" y="2761615"/>
                            <a:ext cx="439420" cy="22860"/>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6"/>
                        <wps:cNvSpPr>
                          <a:spLocks noChangeArrowheads="1"/>
                        </wps:cNvSpPr>
                        <wps:spPr bwMode="auto">
                          <a:xfrm>
                            <a:off x="3389630" y="2784475"/>
                            <a:ext cx="439420" cy="2921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7"/>
                        <wps:cNvSpPr>
                          <a:spLocks noChangeArrowheads="1"/>
                        </wps:cNvSpPr>
                        <wps:spPr bwMode="auto">
                          <a:xfrm>
                            <a:off x="3389630" y="2813685"/>
                            <a:ext cx="439420" cy="2857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8"/>
                        <wps:cNvSpPr>
                          <a:spLocks noChangeArrowheads="1"/>
                        </wps:cNvSpPr>
                        <wps:spPr bwMode="auto">
                          <a:xfrm>
                            <a:off x="3389630" y="2842260"/>
                            <a:ext cx="439420" cy="3492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9"/>
                        <wps:cNvSpPr>
                          <a:spLocks noChangeArrowheads="1"/>
                        </wps:cNvSpPr>
                        <wps:spPr bwMode="auto">
                          <a:xfrm>
                            <a:off x="3389630" y="2877185"/>
                            <a:ext cx="439420" cy="3492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90"/>
                        <wps:cNvSpPr>
                          <a:spLocks noChangeArrowheads="1"/>
                        </wps:cNvSpPr>
                        <wps:spPr bwMode="auto">
                          <a:xfrm>
                            <a:off x="3389630" y="2912110"/>
                            <a:ext cx="439420" cy="57785"/>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91"/>
                        <wps:cNvSpPr>
                          <a:spLocks noChangeArrowheads="1"/>
                        </wps:cNvSpPr>
                        <wps:spPr bwMode="auto">
                          <a:xfrm>
                            <a:off x="3389630" y="2969895"/>
                            <a:ext cx="439420" cy="5715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92"/>
                        <wps:cNvSpPr>
                          <a:spLocks noChangeArrowheads="1"/>
                        </wps:cNvSpPr>
                        <wps:spPr bwMode="auto">
                          <a:xfrm>
                            <a:off x="3394710" y="2440305"/>
                            <a:ext cx="436880" cy="58928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93"/>
                        <wps:cNvSpPr>
                          <a:spLocks noChangeArrowheads="1"/>
                        </wps:cNvSpPr>
                        <wps:spPr bwMode="auto">
                          <a:xfrm>
                            <a:off x="3459480" y="2508885"/>
                            <a:ext cx="32258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A1096" w14:textId="77777777" w:rsidR="00A57D49" w:rsidRDefault="00A57D49">
                              <w:r>
                                <w:rPr>
                                  <w:rFonts w:ascii="Calibri" w:hAnsi="Calibri" w:cs="Calibri"/>
                                  <w:color w:val="000000"/>
                                  <w:sz w:val="30"/>
                                  <w:szCs w:val="30"/>
                                </w:rPr>
                                <w:t xml:space="preserve">CPU </w:t>
                              </w:r>
                            </w:p>
                          </w:txbxContent>
                        </wps:txbx>
                        <wps:bodyPr rot="0" vert="horz" wrap="none" lIns="0" tIns="0" rIns="0" bIns="0" anchor="t" anchorCtr="0">
                          <a:spAutoFit/>
                        </wps:bodyPr>
                      </wps:wsp>
                      <wps:wsp>
                        <wps:cNvPr id="90" name="Rectangle 94"/>
                        <wps:cNvSpPr>
                          <a:spLocks noChangeArrowheads="1"/>
                        </wps:cNvSpPr>
                        <wps:spPr bwMode="auto">
                          <a:xfrm>
                            <a:off x="3456305" y="2731135"/>
                            <a:ext cx="32956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ABC87" w14:textId="77777777" w:rsidR="00A57D49" w:rsidRDefault="00A57D49">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91"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503680" y="3917315"/>
                            <a:ext cx="972185"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503680" y="3917315"/>
                            <a:ext cx="972185"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Rectangle 97"/>
                        <wps:cNvSpPr>
                          <a:spLocks noChangeArrowheads="1"/>
                        </wps:cNvSpPr>
                        <wps:spPr bwMode="auto">
                          <a:xfrm>
                            <a:off x="1492250" y="3911600"/>
                            <a:ext cx="954405" cy="15557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8"/>
                        <wps:cNvSpPr>
                          <a:spLocks noChangeArrowheads="1"/>
                        </wps:cNvSpPr>
                        <wps:spPr bwMode="auto">
                          <a:xfrm>
                            <a:off x="1492250" y="4067175"/>
                            <a:ext cx="954405" cy="92710"/>
                          </a:xfrm>
                          <a:prstGeom prst="rect">
                            <a:avLst/>
                          </a:prstGeom>
                          <a:solidFill>
                            <a:srgbClr val="91C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9"/>
                        <wps:cNvSpPr>
                          <a:spLocks noChangeArrowheads="1"/>
                        </wps:cNvSpPr>
                        <wps:spPr bwMode="auto">
                          <a:xfrm>
                            <a:off x="1492250" y="4159885"/>
                            <a:ext cx="954405" cy="63500"/>
                          </a:xfrm>
                          <a:prstGeom prst="rect">
                            <a:avLst/>
                          </a:prstGeom>
                          <a:solidFill>
                            <a:srgbClr val="90C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100"/>
                        <wps:cNvSpPr>
                          <a:spLocks noChangeArrowheads="1"/>
                        </wps:cNvSpPr>
                        <wps:spPr bwMode="auto">
                          <a:xfrm>
                            <a:off x="1492250" y="4223385"/>
                            <a:ext cx="954405" cy="57785"/>
                          </a:xfrm>
                          <a:prstGeom prst="rect">
                            <a:avLst/>
                          </a:prstGeom>
                          <a:solidFill>
                            <a:srgbClr val="8FCE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01"/>
                        <wps:cNvSpPr>
                          <a:spLocks noChangeArrowheads="1"/>
                        </wps:cNvSpPr>
                        <wps:spPr bwMode="auto">
                          <a:xfrm>
                            <a:off x="1492250" y="4281170"/>
                            <a:ext cx="954405" cy="52070"/>
                          </a:xfrm>
                          <a:prstGeom prst="rect">
                            <a:avLst/>
                          </a:prstGeom>
                          <a:solidFill>
                            <a:srgbClr val="8DCE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02"/>
                        <wps:cNvSpPr>
                          <a:spLocks noChangeArrowheads="1"/>
                        </wps:cNvSpPr>
                        <wps:spPr bwMode="auto">
                          <a:xfrm>
                            <a:off x="1492250" y="4333240"/>
                            <a:ext cx="954405" cy="45720"/>
                          </a:xfrm>
                          <a:prstGeom prst="rect">
                            <a:avLst/>
                          </a:prstGeom>
                          <a:solidFill>
                            <a:srgbClr val="8CCD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103"/>
                        <wps:cNvSpPr>
                          <a:spLocks noChangeArrowheads="1"/>
                        </wps:cNvSpPr>
                        <wps:spPr bwMode="auto">
                          <a:xfrm>
                            <a:off x="1492250" y="4378960"/>
                            <a:ext cx="954405" cy="40640"/>
                          </a:xfrm>
                          <a:prstGeom prst="rect">
                            <a:avLst/>
                          </a:prstGeom>
                          <a:solidFill>
                            <a:srgbClr val="8BCD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04"/>
                        <wps:cNvSpPr>
                          <a:spLocks noChangeArrowheads="1"/>
                        </wps:cNvSpPr>
                        <wps:spPr bwMode="auto">
                          <a:xfrm>
                            <a:off x="1492250" y="4419600"/>
                            <a:ext cx="954405" cy="52070"/>
                          </a:xfrm>
                          <a:prstGeom prst="rect">
                            <a:avLst/>
                          </a:prstGeom>
                          <a:solidFill>
                            <a:srgbClr val="8ACC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05"/>
                        <wps:cNvSpPr>
                          <a:spLocks noChangeArrowheads="1"/>
                        </wps:cNvSpPr>
                        <wps:spPr bwMode="auto">
                          <a:xfrm>
                            <a:off x="1492250" y="4471670"/>
                            <a:ext cx="954405" cy="46355"/>
                          </a:xfrm>
                          <a:prstGeom prst="rect">
                            <a:avLst/>
                          </a:prstGeom>
                          <a:solidFill>
                            <a:srgbClr val="89CC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06"/>
                        <wps:cNvSpPr>
                          <a:spLocks noChangeArrowheads="1"/>
                        </wps:cNvSpPr>
                        <wps:spPr bwMode="auto">
                          <a:xfrm>
                            <a:off x="1492250" y="4518025"/>
                            <a:ext cx="954405" cy="57785"/>
                          </a:xfrm>
                          <a:prstGeom prst="rect">
                            <a:avLst/>
                          </a:prstGeom>
                          <a:solidFill>
                            <a:srgbClr val="88CB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7"/>
                        <wps:cNvSpPr>
                          <a:spLocks noChangeArrowheads="1"/>
                        </wps:cNvSpPr>
                        <wps:spPr bwMode="auto">
                          <a:xfrm>
                            <a:off x="1492250" y="4575810"/>
                            <a:ext cx="954405" cy="74930"/>
                          </a:xfrm>
                          <a:prstGeom prst="rect">
                            <a:avLst/>
                          </a:prstGeom>
                          <a:solidFill>
                            <a:srgbClr val="87CB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8"/>
                        <wps:cNvSpPr>
                          <a:spLocks noChangeArrowheads="1"/>
                        </wps:cNvSpPr>
                        <wps:spPr bwMode="auto">
                          <a:xfrm>
                            <a:off x="1492250" y="4650740"/>
                            <a:ext cx="954405" cy="138430"/>
                          </a:xfrm>
                          <a:prstGeom prst="rect">
                            <a:avLst/>
                          </a:prstGeom>
                          <a:solidFill>
                            <a:srgbClr val="85CA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9"/>
                        <wps:cNvSpPr>
                          <a:spLocks noChangeArrowheads="1"/>
                        </wps:cNvSpPr>
                        <wps:spPr bwMode="auto">
                          <a:xfrm>
                            <a:off x="1497965" y="3914775"/>
                            <a:ext cx="954405" cy="87376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110"/>
                        <wps:cNvSpPr>
                          <a:spLocks noChangeArrowheads="1"/>
                        </wps:cNvSpPr>
                        <wps:spPr bwMode="auto">
                          <a:xfrm>
                            <a:off x="1686560" y="4199255"/>
                            <a:ext cx="260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A74DF" w14:textId="77777777" w:rsidR="00A57D49" w:rsidRDefault="00A57D49">
                              <w:r>
                                <w:rPr>
                                  <w:rFonts w:ascii="Calibri" w:hAnsi="Calibri" w:cs="Calibri"/>
                                  <w:b/>
                                  <w:bCs/>
                                  <w:color w:val="000000"/>
                                  <w:sz w:val="18"/>
                                  <w:szCs w:val="18"/>
                                </w:rPr>
                                <w:t xml:space="preserve"> </w:t>
                              </w:r>
                            </w:p>
                          </w:txbxContent>
                        </wps:txbx>
                        <wps:bodyPr rot="0" vert="horz" wrap="none" lIns="0" tIns="0" rIns="0" bIns="0" anchor="t" anchorCtr="0">
                          <a:spAutoFit/>
                        </wps:bodyPr>
                      </wps:wsp>
                      <wps:wsp>
                        <wps:cNvPr id="107" name="Rectangle 111"/>
                        <wps:cNvSpPr>
                          <a:spLocks noChangeArrowheads="1"/>
                        </wps:cNvSpPr>
                        <wps:spPr bwMode="auto">
                          <a:xfrm>
                            <a:off x="1710690" y="4199255"/>
                            <a:ext cx="19812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1DA31" w14:textId="77777777" w:rsidR="00A57D49" w:rsidRDefault="00A57D49">
                              <w:r>
                                <w:rPr>
                                  <w:rFonts w:ascii="Calibri" w:hAnsi="Calibri" w:cs="Calibri"/>
                                  <w:b/>
                                  <w:bCs/>
                                  <w:color w:val="000000"/>
                                  <w:sz w:val="18"/>
                                  <w:szCs w:val="18"/>
                                </w:rPr>
                                <w:t>trap</w:t>
                              </w:r>
                            </w:p>
                          </w:txbxContent>
                        </wps:txbx>
                        <wps:bodyPr rot="0" vert="horz" wrap="none" lIns="0" tIns="0" rIns="0" bIns="0" anchor="t" anchorCtr="0">
                          <a:spAutoFit/>
                        </wps:bodyPr>
                      </wps:wsp>
                      <wps:wsp>
                        <wps:cNvPr id="108" name="Rectangle 112"/>
                        <wps:cNvSpPr>
                          <a:spLocks noChangeArrowheads="1"/>
                        </wps:cNvSpPr>
                        <wps:spPr bwMode="auto">
                          <a:xfrm>
                            <a:off x="1898015" y="4199255"/>
                            <a:ext cx="3556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0FAC6" w14:textId="77777777" w:rsidR="00A57D49" w:rsidRDefault="00A57D49">
                              <w:r>
                                <w:rPr>
                                  <w:rFonts w:ascii="Calibri" w:hAnsi="Calibri" w:cs="Calibri"/>
                                  <w:b/>
                                  <w:bCs/>
                                  <w:color w:val="000000"/>
                                  <w:sz w:val="18"/>
                                  <w:szCs w:val="18"/>
                                </w:rPr>
                                <w:t>-</w:t>
                              </w:r>
                            </w:p>
                          </w:txbxContent>
                        </wps:txbx>
                        <wps:bodyPr rot="0" vert="horz" wrap="none" lIns="0" tIns="0" rIns="0" bIns="0" anchor="t" anchorCtr="0">
                          <a:spAutoFit/>
                        </wps:bodyPr>
                      </wps:wsp>
                      <wps:wsp>
                        <wps:cNvPr id="109" name="Rectangle 113"/>
                        <wps:cNvSpPr>
                          <a:spLocks noChangeArrowheads="1"/>
                        </wps:cNvSpPr>
                        <wps:spPr bwMode="auto">
                          <a:xfrm>
                            <a:off x="1931035" y="4199255"/>
                            <a:ext cx="35877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55DF3" w14:textId="77777777" w:rsidR="00A57D49" w:rsidRDefault="00A57D49">
                              <w:r>
                                <w:rPr>
                                  <w:rFonts w:ascii="Calibri" w:hAnsi="Calibri" w:cs="Calibri"/>
                                  <w:b/>
                                  <w:bCs/>
                                  <w:color w:val="000000"/>
                                  <w:sz w:val="18"/>
                                  <w:szCs w:val="18"/>
                                </w:rPr>
                                <w:t>id table</w:t>
                              </w:r>
                            </w:p>
                          </w:txbxContent>
                        </wps:txbx>
                        <wps:bodyPr rot="0" vert="horz" wrap="none" lIns="0" tIns="0" rIns="0" bIns="0" anchor="t" anchorCtr="0">
                          <a:spAutoFit/>
                        </wps:bodyPr>
                      </wps:wsp>
                      <wps:wsp>
                        <wps:cNvPr id="110" name="Rectangle 114"/>
                        <wps:cNvSpPr>
                          <a:spLocks noChangeArrowheads="1"/>
                        </wps:cNvSpPr>
                        <wps:spPr bwMode="auto">
                          <a:xfrm>
                            <a:off x="1615440" y="4326890"/>
                            <a:ext cx="7296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03C7" w14:textId="77777777" w:rsidR="00A57D49" w:rsidRDefault="00A57D49">
                              <w:r>
                                <w:rPr>
                                  <w:rFonts w:ascii="Calibri" w:hAnsi="Calibri" w:cs="Calibri"/>
                                  <w:color w:val="000000"/>
                                </w:rPr>
                                <w:t>Switch  traps</w:t>
                              </w:r>
                            </w:p>
                          </w:txbxContent>
                        </wps:txbx>
                        <wps:bodyPr rot="0" vert="horz" wrap="none" lIns="0" tIns="0" rIns="0" bIns="0" anchor="t" anchorCtr="0">
                          <a:spAutoFit/>
                        </wps:bodyPr>
                      </wps:wsp>
                      <pic:pic xmlns:pic="http://schemas.openxmlformats.org/drawingml/2006/picture">
                        <pic:nvPicPr>
                          <pic:cNvPr id="111" name="Picture 1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95275" y="4142105"/>
                            <a:ext cx="88455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95275" y="4142105"/>
                            <a:ext cx="88455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Rectangle 117"/>
                        <wps:cNvSpPr>
                          <a:spLocks noChangeArrowheads="1"/>
                        </wps:cNvSpPr>
                        <wps:spPr bwMode="auto">
                          <a:xfrm>
                            <a:off x="288925" y="4136390"/>
                            <a:ext cx="868045" cy="4064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8"/>
                        <wps:cNvSpPr>
                          <a:spLocks noChangeArrowheads="1"/>
                        </wps:cNvSpPr>
                        <wps:spPr bwMode="auto">
                          <a:xfrm>
                            <a:off x="288925" y="4177030"/>
                            <a:ext cx="868045" cy="34925"/>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9"/>
                        <wps:cNvSpPr>
                          <a:spLocks noChangeArrowheads="1"/>
                        </wps:cNvSpPr>
                        <wps:spPr bwMode="auto">
                          <a:xfrm>
                            <a:off x="288925" y="4211955"/>
                            <a:ext cx="868045" cy="22860"/>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20"/>
                        <wps:cNvSpPr>
                          <a:spLocks noChangeArrowheads="1"/>
                        </wps:cNvSpPr>
                        <wps:spPr bwMode="auto">
                          <a:xfrm>
                            <a:off x="288925" y="4234815"/>
                            <a:ext cx="868045" cy="22860"/>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21"/>
                        <wps:cNvSpPr>
                          <a:spLocks noChangeArrowheads="1"/>
                        </wps:cNvSpPr>
                        <wps:spPr bwMode="auto">
                          <a:xfrm>
                            <a:off x="288925" y="4257675"/>
                            <a:ext cx="868045" cy="17780"/>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22"/>
                        <wps:cNvSpPr>
                          <a:spLocks noChangeArrowheads="1"/>
                        </wps:cNvSpPr>
                        <wps:spPr bwMode="auto">
                          <a:xfrm>
                            <a:off x="288925" y="4275455"/>
                            <a:ext cx="868045" cy="17145"/>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23"/>
                        <wps:cNvSpPr>
                          <a:spLocks noChangeArrowheads="1"/>
                        </wps:cNvSpPr>
                        <wps:spPr bwMode="auto">
                          <a:xfrm>
                            <a:off x="288925" y="4292600"/>
                            <a:ext cx="868045" cy="11430"/>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24"/>
                        <wps:cNvSpPr>
                          <a:spLocks noChangeArrowheads="1"/>
                        </wps:cNvSpPr>
                        <wps:spPr bwMode="auto">
                          <a:xfrm>
                            <a:off x="288925" y="4304030"/>
                            <a:ext cx="868045" cy="11430"/>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25"/>
                        <wps:cNvSpPr>
                          <a:spLocks noChangeArrowheads="1"/>
                        </wps:cNvSpPr>
                        <wps:spPr bwMode="auto">
                          <a:xfrm>
                            <a:off x="288925" y="4315460"/>
                            <a:ext cx="868045" cy="1778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26"/>
                        <wps:cNvSpPr>
                          <a:spLocks noChangeArrowheads="1"/>
                        </wps:cNvSpPr>
                        <wps:spPr bwMode="auto">
                          <a:xfrm>
                            <a:off x="288925" y="4333240"/>
                            <a:ext cx="868045" cy="11430"/>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27"/>
                        <wps:cNvSpPr>
                          <a:spLocks noChangeArrowheads="1"/>
                        </wps:cNvSpPr>
                        <wps:spPr bwMode="auto">
                          <a:xfrm>
                            <a:off x="288925" y="4344670"/>
                            <a:ext cx="868045" cy="17145"/>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28"/>
                        <wps:cNvSpPr>
                          <a:spLocks noChangeArrowheads="1"/>
                        </wps:cNvSpPr>
                        <wps:spPr bwMode="auto">
                          <a:xfrm>
                            <a:off x="288925" y="4361815"/>
                            <a:ext cx="868045" cy="1714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29"/>
                        <wps:cNvSpPr>
                          <a:spLocks noChangeArrowheads="1"/>
                        </wps:cNvSpPr>
                        <wps:spPr bwMode="auto">
                          <a:xfrm>
                            <a:off x="288925" y="4378960"/>
                            <a:ext cx="868045" cy="2349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30"/>
                        <wps:cNvSpPr>
                          <a:spLocks noChangeArrowheads="1"/>
                        </wps:cNvSpPr>
                        <wps:spPr bwMode="auto">
                          <a:xfrm>
                            <a:off x="288925" y="4402455"/>
                            <a:ext cx="868045" cy="1714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31"/>
                        <wps:cNvSpPr>
                          <a:spLocks noChangeArrowheads="1"/>
                        </wps:cNvSpPr>
                        <wps:spPr bwMode="auto">
                          <a:xfrm>
                            <a:off x="288925" y="4419600"/>
                            <a:ext cx="868045" cy="40640"/>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32"/>
                        <wps:cNvSpPr>
                          <a:spLocks noChangeArrowheads="1"/>
                        </wps:cNvSpPr>
                        <wps:spPr bwMode="auto">
                          <a:xfrm>
                            <a:off x="288925" y="4460240"/>
                            <a:ext cx="868045" cy="3429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33"/>
                        <wps:cNvSpPr>
                          <a:spLocks noChangeArrowheads="1"/>
                        </wps:cNvSpPr>
                        <wps:spPr bwMode="auto">
                          <a:xfrm>
                            <a:off x="290195" y="4138930"/>
                            <a:ext cx="868045" cy="35496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134"/>
                        <wps:cNvSpPr>
                          <a:spLocks noChangeArrowheads="1"/>
                        </wps:cNvSpPr>
                        <wps:spPr bwMode="auto">
                          <a:xfrm>
                            <a:off x="567055" y="4201160"/>
                            <a:ext cx="32956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311C8" w14:textId="77777777" w:rsidR="00A57D49" w:rsidRDefault="00A57D49">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31" name="Picture 1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39420" y="4286885"/>
                            <a:ext cx="88519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39420" y="4286885"/>
                            <a:ext cx="88519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37"/>
                        <wps:cNvSpPr>
                          <a:spLocks noChangeArrowheads="1"/>
                        </wps:cNvSpPr>
                        <wps:spPr bwMode="auto">
                          <a:xfrm>
                            <a:off x="427990" y="4281170"/>
                            <a:ext cx="867410" cy="3429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8"/>
                        <wps:cNvSpPr>
                          <a:spLocks noChangeArrowheads="1"/>
                        </wps:cNvSpPr>
                        <wps:spPr bwMode="auto">
                          <a:xfrm>
                            <a:off x="427990" y="4315460"/>
                            <a:ext cx="867410" cy="4064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9"/>
                        <wps:cNvSpPr>
                          <a:spLocks noChangeArrowheads="1"/>
                        </wps:cNvSpPr>
                        <wps:spPr bwMode="auto">
                          <a:xfrm>
                            <a:off x="427990" y="4356100"/>
                            <a:ext cx="867410" cy="22860"/>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40"/>
                        <wps:cNvSpPr>
                          <a:spLocks noChangeArrowheads="1"/>
                        </wps:cNvSpPr>
                        <wps:spPr bwMode="auto">
                          <a:xfrm>
                            <a:off x="427990" y="4378960"/>
                            <a:ext cx="867410" cy="17780"/>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41"/>
                        <wps:cNvSpPr>
                          <a:spLocks noChangeArrowheads="1"/>
                        </wps:cNvSpPr>
                        <wps:spPr bwMode="auto">
                          <a:xfrm>
                            <a:off x="427990" y="4396740"/>
                            <a:ext cx="867410" cy="1714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2"/>
                        <wps:cNvSpPr>
                          <a:spLocks noChangeArrowheads="1"/>
                        </wps:cNvSpPr>
                        <wps:spPr bwMode="auto">
                          <a:xfrm>
                            <a:off x="427990" y="4413885"/>
                            <a:ext cx="867410" cy="17145"/>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43"/>
                        <wps:cNvSpPr>
                          <a:spLocks noChangeArrowheads="1"/>
                        </wps:cNvSpPr>
                        <wps:spPr bwMode="auto">
                          <a:xfrm>
                            <a:off x="427990" y="4431030"/>
                            <a:ext cx="867410" cy="17780"/>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44"/>
                        <wps:cNvSpPr>
                          <a:spLocks noChangeArrowheads="1"/>
                        </wps:cNvSpPr>
                        <wps:spPr bwMode="auto">
                          <a:xfrm>
                            <a:off x="427990" y="4448810"/>
                            <a:ext cx="867410" cy="11430"/>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45"/>
                        <wps:cNvSpPr>
                          <a:spLocks noChangeArrowheads="1"/>
                        </wps:cNvSpPr>
                        <wps:spPr bwMode="auto">
                          <a:xfrm>
                            <a:off x="427990" y="4460240"/>
                            <a:ext cx="867410" cy="17145"/>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46"/>
                        <wps:cNvSpPr>
                          <a:spLocks noChangeArrowheads="1"/>
                        </wps:cNvSpPr>
                        <wps:spPr bwMode="auto">
                          <a:xfrm>
                            <a:off x="427990" y="4477385"/>
                            <a:ext cx="867410" cy="11430"/>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47"/>
                        <wps:cNvSpPr>
                          <a:spLocks noChangeArrowheads="1"/>
                        </wps:cNvSpPr>
                        <wps:spPr bwMode="auto">
                          <a:xfrm>
                            <a:off x="427990" y="4488815"/>
                            <a:ext cx="867410" cy="1778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8"/>
                        <wps:cNvSpPr>
                          <a:spLocks noChangeArrowheads="1"/>
                        </wps:cNvSpPr>
                        <wps:spPr bwMode="auto">
                          <a:xfrm>
                            <a:off x="427990" y="4506595"/>
                            <a:ext cx="867410" cy="1714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9"/>
                        <wps:cNvSpPr>
                          <a:spLocks noChangeArrowheads="1"/>
                        </wps:cNvSpPr>
                        <wps:spPr bwMode="auto">
                          <a:xfrm>
                            <a:off x="427990" y="4523740"/>
                            <a:ext cx="867410" cy="1714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50"/>
                        <wps:cNvSpPr>
                          <a:spLocks noChangeArrowheads="1"/>
                        </wps:cNvSpPr>
                        <wps:spPr bwMode="auto">
                          <a:xfrm>
                            <a:off x="427990" y="4540885"/>
                            <a:ext cx="867410" cy="2349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51"/>
                        <wps:cNvSpPr>
                          <a:spLocks noChangeArrowheads="1"/>
                        </wps:cNvSpPr>
                        <wps:spPr bwMode="auto">
                          <a:xfrm>
                            <a:off x="427990" y="4564380"/>
                            <a:ext cx="867410" cy="34290"/>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52"/>
                        <wps:cNvSpPr>
                          <a:spLocks noChangeArrowheads="1"/>
                        </wps:cNvSpPr>
                        <wps:spPr bwMode="auto">
                          <a:xfrm>
                            <a:off x="427990" y="4598670"/>
                            <a:ext cx="867410" cy="4064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53"/>
                        <wps:cNvSpPr>
                          <a:spLocks noChangeArrowheads="1"/>
                        </wps:cNvSpPr>
                        <wps:spPr bwMode="auto">
                          <a:xfrm>
                            <a:off x="433070" y="4281170"/>
                            <a:ext cx="867410" cy="35496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Rectangle 154"/>
                        <wps:cNvSpPr>
                          <a:spLocks noChangeArrowheads="1"/>
                        </wps:cNvSpPr>
                        <wps:spPr bwMode="auto">
                          <a:xfrm>
                            <a:off x="709295" y="4344670"/>
                            <a:ext cx="32956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B7ED2" w14:textId="77777777" w:rsidR="00A57D49" w:rsidRDefault="00A57D49">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51" name="Picture 1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78485" y="4431030"/>
                            <a:ext cx="88519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78485" y="4431030"/>
                            <a:ext cx="88519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57"/>
                        <wps:cNvSpPr>
                          <a:spLocks noChangeArrowheads="1"/>
                        </wps:cNvSpPr>
                        <wps:spPr bwMode="auto">
                          <a:xfrm>
                            <a:off x="572770" y="4419600"/>
                            <a:ext cx="867410" cy="4064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8"/>
                        <wps:cNvSpPr>
                          <a:spLocks noChangeArrowheads="1"/>
                        </wps:cNvSpPr>
                        <wps:spPr bwMode="auto">
                          <a:xfrm>
                            <a:off x="572770" y="4460240"/>
                            <a:ext cx="867410" cy="4064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9"/>
                        <wps:cNvSpPr>
                          <a:spLocks noChangeArrowheads="1"/>
                        </wps:cNvSpPr>
                        <wps:spPr bwMode="auto">
                          <a:xfrm>
                            <a:off x="572770" y="4500880"/>
                            <a:ext cx="867410" cy="22860"/>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60"/>
                        <wps:cNvSpPr>
                          <a:spLocks noChangeArrowheads="1"/>
                        </wps:cNvSpPr>
                        <wps:spPr bwMode="auto">
                          <a:xfrm>
                            <a:off x="572770" y="4523740"/>
                            <a:ext cx="867410" cy="17145"/>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61"/>
                        <wps:cNvSpPr>
                          <a:spLocks noChangeArrowheads="1"/>
                        </wps:cNvSpPr>
                        <wps:spPr bwMode="auto">
                          <a:xfrm>
                            <a:off x="572770" y="4540885"/>
                            <a:ext cx="867410" cy="17780"/>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62"/>
                        <wps:cNvSpPr>
                          <a:spLocks noChangeArrowheads="1"/>
                        </wps:cNvSpPr>
                        <wps:spPr bwMode="auto">
                          <a:xfrm>
                            <a:off x="572770" y="4558665"/>
                            <a:ext cx="867410" cy="17145"/>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63"/>
                        <wps:cNvSpPr>
                          <a:spLocks noChangeArrowheads="1"/>
                        </wps:cNvSpPr>
                        <wps:spPr bwMode="auto">
                          <a:xfrm>
                            <a:off x="572770" y="4575810"/>
                            <a:ext cx="867410" cy="17145"/>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64"/>
                        <wps:cNvSpPr>
                          <a:spLocks noChangeArrowheads="1"/>
                        </wps:cNvSpPr>
                        <wps:spPr bwMode="auto">
                          <a:xfrm>
                            <a:off x="572770" y="4592955"/>
                            <a:ext cx="867410" cy="11430"/>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65"/>
                        <wps:cNvSpPr>
                          <a:spLocks noChangeArrowheads="1"/>
                        </wps:cNvSpPr>
                        <wps:spPr bwMode="auto">
                          <a:xfrm>
                            <a:off x="572770" y="4604385"/>
                            <a:ext cx="867410" cy="12065"/>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66"/>
                        <wps:cNvSpPr>
                          <a:spLocks noChangeArrowheads="1"/>
                        </wps:cNvSpPr>
                        <wps:spPr bwMode="auto">
                          <a:xfrm>
                            <a:off x="572770" y="4616450"/>
                            <a:ext cx="867410" cy="17145"/>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67"/>
                        <wps:cNvSpPr>
                          <a:spLocks noChangeArrowheads="1"/>
                        </wps:cNvSpPr>
                        <wps:spPr bwMode="auto">
                          <a:xfrm>
                            <a:off x="572770" y="4633595"/>
                            <a:ext cx="867410" cy="1143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8"/>
                        <wps:cNvSpPr>
                          <a:spLocks noChangeArrowheads="1"/>
                        </wps:cNvSpPr>
                        <wps:spPr bwMode="auto">
                          <a:xfrm>
                            <a:off x="572770" y="4645025"/>
                            <a:ext cx="867410" cy="1714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9"/>
                        <wps:cNvSpPr>
                          <a:spLocks noChangeArrowheads="1"/>
                        </wps:cNvSpPr>
                        <wps:spPr bwMode="auto">
                          <a:xfrm>
                            <a:off x="572770" y="4662170"/>
                            <a:ext cx="867410" cy="2349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70"/>
                        <wps:cNvSpPr>
                          <a:spLocks noChangeArrowheads="1"/>
                        </wps:cNvSpPr>
                        <wps:spPr bwMode="auto">
                          <a:xfrm>
                            <a:off x="572770" y="4685665"/>
                            <a:ext cx="867410" cy="22860"/>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71"/>
                        <wps:cNvSpPr>
                          <a:spLocks noChangeArrowheads="1"/>
                        </wps:cNvSpPr>
                        <wps:spPr bwMode="auto">
                          <a:xfrm>
                            <a:off x="572770" y="4708525"/>
                            <a:ext cx="867410" cy="34925"/>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72"/>
                        <wps:cNvSpPr>
                          <a:spLocks noChangeArrowheads="1"/>
                        </wps:cNvSpPr>
                        <wps:spPr bwMode="auto">
                          <a:xfrm>
                            <a:off x="572770" y="4743450"/>
                            <a:ext cx="867410" cy="3429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73"/>
                        <wps:cNvSpPr>
                          <a:spLocks noChangeArrowheads="1"/>
                        </wps:cNvSpPr>
                        <wps:spPr bwMode="auto">
                          <a:xfrm>
                            <a:off x="575310" y="4423410"/>
                            <a:ext cx="868045" cy="35560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74"/>
                        <wps:cNvSpPr>
                          <a:spLocks noChangeArrowheads="1"/>
                        </wps:cNvSpPr>
                        <wps:spPr bwMode="auto">
                          <a:xfrm>
                            <a:off x="852170" y="4486275"/>
                            <a:ext cx="32956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50BC2" w14:textId="77777777" w:rsidR="00A57D49" w:rsidRDefault="00A57D49">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71" name="Picture 1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268345" y="1669415"/>
                            <a:ext cx="71691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268345" y="1669415"/>
                            <a:ext cx="71691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Rectangle 177"/>
                        <wps:cNvSpPr>
                          <a:spLocks noChangeArrowheads="1"/>
                        </wps:cNvSpPr>
                        <wps:spPr bwMode="auto">
                          <a:xfrm>
                            <a:off x="3262630" y="1663700"/>
                            <a:ext cx="699770" cy="4635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78"/>
                        <wps:cNvSpPr>
                          <a:spLocks noChangeArrowheads="1"/>
                        </wps:cNvSpPr>
                        <wps:spPr bwMode="auto">
                          <a:xfrm>
                            <a:off x="3262630" y="1710055"/>
                            <a:ext cx="699770" cy="52070"/>
                          </a:xfrm>
                          <a:prstGeom prst="rect">
                            <a:avLst/>
                          </a:prstGeom>
                          <a:solidFill>
                            <a:srgbClr val="FEF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79"/>
                        <wps:cNvSpPr>
                          <a:spLocks noChangeArrowheads="1"/>
                        </wps:cNvSpPr>
                        <wps:spPr bwMode="auto">
                          <a:xfrm>
                            <a:off x="3262630" y="1762125"/>
                            <a:ext cx="699770" cy="34925"/>
                          </a:xfrm>
                          <a:prstGeom prst="rect">
                            <a:avLst/>
                          </a:prstGeom>
                          <a:solidFill>
                            <a:srgbClr val="FDFD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80"/>
                        <wps:cNvSpPr>
                          <a:spLocks noChangeArrowheads="1"/>
                        </wps:cNvSpPr>
                        <wps:spPr bwMode="auto">
                          <a:xfrm>
                            <a:off x="3262630" y="1797050"/>
                            <a:ext cx="699770" cy="34290"/>
                          </a:xfrm>
                          <a:prstGeom prst="rect">
                            <a:avLst/>
                          </a:prstGeom>
                          <a:solidFill>
                            <a:srgbClr val="FCF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81"/>
                        <wps:cNvSpPr>
                          <a:spLocks noChangeArrowheads="1"/>
                        </wps:cNvSpPr>
                        <wps:spPr bwMode="auto">
                          <a:xfrm>
                            <a:off x="3262630" y="1831340"/>
                            <a:ext cx="699770" cy="23495"/>
                          </a:xfrm>
                          <a:prstGeom prst="rect">
                            <a:avLst/>
                          </a:prstGeom>
                          <a:solidFill>
                            <a:srgbClr val="FBF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82"/>
                        <wps:cNvSpPr>
                          <a:spLocks noChangeArrowheads="1"/>
                        </wps:cNvSpPr>
                        <wps:spPr bwMode="auto">
                          <a:xfrm>
                            <a:off x="3262630" y="1854835"/>
                            <a:ext cx="699770" cy="17145"/>
                          </a:xfrm>
                          <a:prstGeom prst="rect">
                            <a:avLst/>
                          </a:prstGeom>
                          <a:solidFill>
                            <a:srgbClr val="FAFA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83"/>
                        <wps:cNvSpPr>
                          <a:spLocks noChangeArrowheads="1"/>
                        </wps:cNvSpPr>
                        <wps:spPr bwMode="auto">
                          <a:xfrm>
                            <a:off x="3262630" y="1871980"/>
                            <a:ext cx="699770" cy="22860"/>
                          </a:xfrm>
                          <a:prstGeom prst="rect">
                            <a:avLst/>
                          </a:prstGeom>
                          <a:solidFill>
                            <a:srgbClr val="F9F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84"/>
                        <wps:cNvSpPr>
                          <a:spLocks noChangeArrowheads="1"/>
                        </wps:cNvSpPr>
                        <wps:spPr bwMode="auto">
                          <a:xfrm>
                            <a:off x="3262630" y="1894840"/>
                            <a:ext cx="699770" cy="23495"/>
                          </a:xfrm>
                          <a:prstGeom prst="rect">
                            <a:avLst/>
                          </a:prstGeom>
                          <a:solidFill>
                            <a:srgbClr val="F8F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85"/>
                        <wps:cNvSpPr>
                          <a:spLocks noChangeArrowheads="1"/>
                        </wps:cNvSpPr>
                        <wps:spPr bwMode="auto">
                          <a:xfrm>
                            <a:off x="3262630" y="1918335"/>
                            <a:ext cx="699770" cy="11430"/>
                          </a:xfrm>
                          <a:prstGeom prst="rect">
                            <a:avLst/>
                          </a:prstGeom>
                          <a:solidFill>
                            <a:srgbClr val="F7F7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86"/>
                        <wps:cNvSpPr>
                          <a:spLocks noChangeArrowheads="1"/>
                        </wps:cNvSpPr>
                        <wps:spPr bwMode="auto">
                          <a:xfrm>
                            <a:off x="3262630" y="1929765"/>
                            <a:ext cx="699770" cy="17145"/>
                          </a:xfrm>
                          <a:prstGeom prst="rect">
                            <a:avLst/>
                          </a:prstGeom>
                          <a:solidFill>
                            <a:srgbClr val="F6F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87"/>
                        <wps:cNvSpPr>
                          <a:spLocks noChangeArrowheads="1"/>
                        </wps:cNvSpPr>
                        <wps:spPr bwMode="auto">
                          <a:xfrm>
                            <a:off x="3262630" y="1946910"/>
                            <a:ext cx="699770" cy="17145"/>
                          </a:xfrm>
                          <a:prstGeom prst="rect">
                            <a:avLst/>
                          </a:prstGeom>
                          <a:solidFill>
                            <a:srgbClr val="F5F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88"/>
                        <wps:cNvSpPr>
                          <a:spLocks noChangeArrowheads="1"/>
                        </wps:cNvSpPr>
                        <wps:spPr bwMode="auto">
                          <a:xfrm>
                            <a:off x="3262630" y="1964055"/>
                            <a:ext cx="699770" cy="12065"/>
                          </a:xfrm>
                          <a:prstGeom prst="rect">
                            <a:avLst/>
                          </a:prstGeom>
                          <a:solidFill>
                            <a:srgbClr val="F4F4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89"/>
                        <wps:cNvSpPr>
                          <a:spLocks noChangeArrowheads="1"/>
                        </wps:cNvSpPr>
                        <wps:spPr bwMode="auto">
                          <a:xfrm>
                            <a:off x="3262630" y="1976120"/>
                            <a:ext cx="699770" cy="17145"/>
                          </a:xfrm>
                          <a:prstGeom prst="rect">
                            <a:avLst/>
                          </a:prstGeom>
                          <a:solidFill>
                            <a:srgbClr val="F3F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90"/>
                        <wps:cNvSpPr>
                          <a:spLocks noChangeArrowheads="1"/>
                        </wps:cNvSpPr>
                        <wps:spPr bwMode="auto">
                          <a:xfrm>
                            <a:off x="3262630" y="1993265"/>
                            <a:ext cx="699770" cy="11430"/>
                          </a:xfrm>
                          <a:prstGeom prst="rect">
                            <a:avLst/>
                          </a:prstGeom>
                          <a:solidFill>
                            <a:srgbClr val="F2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91"/>
                        <wps:cNvSpPr>
                          <a:spLocks noChangeArrowheads="1"/>
                        </wps:cNvSpPr>
                        <wps:spPr bwMode="auto">
                          <a:xfrm>
                            <a:off x="3262630" y="2004695"/>
                            <a:ext cx="699770" cy="17145"/>
                          </a:xfrm>
                          <a:prstGeom prst="rect">
                            <a:avLst/>
                          </a:prstGeom>
                          <a:solidFill>
                            <a:srgbClr val="F1F1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92"/>
                        <wps:cNvSpPr>
                          <a:spLocks noChangeArrowheads="1"/>
                        </wps:cNvSpPr>
                        <wps:spPr bwMode="auto">
                          <a:xfrm>
                            <a:off x="3262630" y="2021840"/>
                            <a:ext cx="699770" cy="12065"/>
                          </a:xfrm>
                          <a:prstGeom prst="rect">
                            <a:avLst/>
                          </a:prstGeom>
                          <a:solidFill>
                            <a:srgbClr val="F0F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93"/>
                        <wps:cNvSpPr>
                          <a:spLocks noChangeArrowheads="1"/>
                        </wps:cNvSpPr>
                        <wps:spPr bwMode="auto">
                          <a:xfrm>
                            <a:off x="3262630" y="2033905"/>
                            <a:ext cx="699770" cy="17145"/>
                          </a:xfrm>
                          <a:prstGeom prst="rect">
                            <a:avLst/>
                          </a:prstGeom>
                          <a:solidFill>
                            <a:srgbClr val="EFE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94"/>
                        <wps:cNvSpPr>
                          <a:spLocks noChangeArrowheads="1"/>
                        </wps:cNvSpPr>
                        <wps:spPr bwMode="auto">
                          <a:xfrm>
                            <a:off x="3262630" y="2051050"/>
                            <a:ext cx="699770" cy="11430"/>
                          </a:xfrm>
                          <a:prstGeom prst="rect">
                            <a:avLst/>
                          </a:prstGeom>
                          <a:solidFill>
                            <a:srgbClr val="EEE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95"/>
                        <wps:cNvSpPr>
                          <a:spLocks noChangeArrowheads="1"/>
                        </wps:cNvSpPr>
                        <wps:spPr bwMode="auto">
                          <a:xfrm>
                            <a:off x="3262630" y="2062480"/>
                            <a:ext cx="699770" cy="17145"/>
                          </a:xfrm>
                          <a:prstGeom prst="rect">
                            <a:avLst/>
                          </a:prstGeom>
                          <a:solidFill>
                            <a:srgbClr val="EDED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96"/>
                        <wps:cNvSpPr>
                          <a:spLocks noChangeArrowheads="1"/>
                        </wps:cNvSpPr>
                        <wps:spPr bwMode="auto">
                          <a:xfrm>
                            <a:off x="3262630" y="2079625"/>
                            <a:ext cx="699770" cy="12065"/>
                          </a:xfrm>
                          <a:prstGeom prst="rect">
                            <a:avLst/>
                          </a:prstGeom>
                          <a:solidFill>
                            <a:srgbClr val="ECE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97"/>
                        <wps:cNvSpPr>
                          <a:spLocks noChangeArrowheads="1"/>
                        </wps:cNvSpPr>
                        <wps:spPr bwMode="auto">
                          <a:xfrm>
                            <a:off x="3262630" y="2091690"/>
                            <a:ext cx="699770" cy="17145"/>
                          </a:xfrm>
                          <a:prstGeom prst="rect">
                            <a:avLst/>
                          </a:prstGeom>
                          <a:solidFill>
                            <a:srgbClr val="EBE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8"/>
                        <wps:cNvSpPr>
                          <a:spLocks noChangeArrowheads="1"/>
                        </wps:cNvSpPr>
                        <wps:spPr bwMode="auto">
                          <a:xfrm>
                            <a:off x="3262630" y="2108835"/>
                            <a:ext cx="699770" cy="17145"/>
                          </a:xfrm>
                          <a:prstGeom prst="rect">
                            <a:avLst/>
                          </a:prstGeom>
                          <a:solidFill>
                            <a:srgbClr val="EAEA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9"/>
                        <wps:cNvSpPr>
                          <a:spLocks noChangeArrowheads="1"/>
                        </wps:cNvSpPr>
                        <wps:spPr bwMode="auto">
                          <a:xfrm>
                            <a:off x="3262630" y="2125980"/>
                            <a:ext cx="699770" cy="17145"/>
                          </a:xfrm>
                          <a:prstGeom prst="rect">
                            <a:avLst/>
                          </a:prstGeom>
                          <a:solidFill>
                            <a:srgbClr val="E9E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200"/>
                        <wps:cNvSpPr>
                          <a:spLocks noChangeArrowheads="1"/>
                        </wps:cNvSpPr>
                        <wps:spPr bwMode="auto">
                          <a:xfrm>
                            <a:off x="3262630" y="2143125"/>
                            <a:ext cx="699770" cy="17780"/>
                          </a:xfrm>
                          <a:prstGeom prst="rect">
                            <a:avLst/>
                          </a:prstGeom>
                          <a:solidFill>
                            <a:srgbClr val="E8E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201"/>
                        <wps:cNvSpPr>
                          <a:spLocks noChangeArrowheads="1"/>
                        </wps:cNvSpPr>
                        <wps:spPr bwMode="auto">
                          <a:xfrm>
                            <a:off x="3262630" y="2160905"/>
                            <a:ext cx="699770" cy="17145"/>
                          </a:xfrm>
                          <a:prstGeom prst="rect">
                            <a:avLst/>
                          </a:prstGeom>
                          <a:solidFill>
                            <a:srgbClr val="E7E7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202"/>
                        <wps:cNvSpPr>
                          <a:spLocks noChangeArrowheads="1"/>
                        </wps:cNvSpPr>
                        <wps:spPr bwMode="auto">
                          <a:xfrm>
                            <a:off x="3262630" y="2178050"/>
                            <a:ext cx="699770" cy="22860"/>
                          </a:xfrm>
                          <a:prstGeom prst="rect">
                            <a:avLst/>
                          </a:prstGeom>
                          <a:solidFill>
                            <a:srgbClr val="E6E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203"/>
                        <wps:cNvSpPr>
                          <a:spLocks noChangeArrowheads="1"/>
                        </wps:cNvSpPr>
                        <wps:spPr bwMode="auto">
                          <a:xfrm>
                            <a:off x="3262630" y="2200910"/>
                            <a:ext cx="699770" cy="23495"/>
                          </a:xfrm>
                          <a:prstGeom prst="rect">
                            <a:avLst/>
                          </a:prstGeom>
                          <a:solidFill>
                            <a:srgbClr val="E5E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204"/>
                        <wps:cNvSpPr>
                          <a:spLocks noChangeArrowheads="1"/>
                        </wps:cNvSpPr>
                        <wps:spPr bwMode="auto">
                          <a:xfrm>
                            <a:off x="3262630" y="2224405"/>
                            <a:ext cx="699770" cy="28575"/>
                          </a:xfrm>
                          <a:prstGeom prst="rect">
                            <a:avLst/>
                          </a:prstGeom>
                          <a:solidFill>
                            <a:srgbClr val="E4E4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205"/>
                        <wps:cNvSpPr>
                          <a:spLocks noChangeArrowheads="1"/>
                        </wps:cNvSpPr>
                        <wps:spPr bwMode="auto">
                          <a:xfrm>
                            <a:off x="3262630" y="2252980"/>
                            <a:ext cx="699770" cy="29210"/>
                          </a:xfrm>
                          <a:prstGeom prst="rect">
                            <a:avLst/>
                          </a:prstGeom>
                          <a:solidFill>
                            <a:srgbClr val="E3E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206"/>
                        <wps:cNvSpPr>
                          <a:spLocks noChangeArrowheads="1"/>
                        </wps:cNvSpPr>
                        <wps:spPr bwMode="auto">
                          <a:xfrm>
                            <a:off x="3262630" y="2282190"/>
                            <a:ext cx="699770" cy="57785"/>
                          </a:xfrm>
                          <a:prstGeom prst="rect">
                            <a:avLst/>
                          </a:prstGeom>
                          <a:solidFill>
                            <a:srgbClr val="E2E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cNvPr id="203" name="Group 408"/>
                        <wpg:cNvGrpSpPr>
                          <a:grpSpLocks/>
                        </wpg:cNvGrpSpPr>
                        <wpg:grpSpPr bwMode="auto">
                          <a:xfrm>
                            <a:off x="1137285" y="161925"/>
                            <a:ext cx="5156200" cy="4656455"/>
                            <a:chOff x="1791" y="255"/>
                            <a:chExt cx="8120" cy="7333"/>
                          </a:xfrm>
                        </wpg:grpSpPr>
                        <wps:wsp>
                          <wps:cNvPr id="204" name="Rectangle 208"/>
                          <wps:cNvSpPr>
                            <a:spLocks noChangeArrowheads="1"/>
                          </wps:cNvSpPr>
                          <wps:spPr bwMode="auto">
                            <a:xfrm>
                              <a:off x="5138" y="3685"/>
                              <a:ext cx="1102" cy="54"/>
                            </a:xfrm>
                            <a:prstGeom prst="rect">
                              <a:avLst/>
                            </a:prstGeom>
                            <a:solidFill>
                              <a:srgbClr val="E1E1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09"/>
                          <wps:cNvSpPr>
                            <a:spLocks noChangeArrowheads="1"/>
                          </wps:cNvSpPr>
                          <wps:spPr bwMode="auto">
                            <a:xfrm>
                              <a:off x="5139" y="2623"/>
                              <a:ext cx="1102" cy="1117"/>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210"/>
                          <wps:cNvSpPr>
                            <a:spLocks noChangeArrowheads="1"/>
                          </wps:cNvSpPr>
                          <wps:spPr bwMode="auto">
                            <a:xfrm>
                              <a:off x="5239" y="3042"/>
                              <a:ext cx="918"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60530" w14:textId="77777777" w:rsidR="00A57D49" w:rsidRDefault="00A57D49">
                                <w:r>
                                  <w:rPr>
                                    <w:rFonts w:ascii="Calibri" w:hAnsi="Calibri" w:cs="Calibri"/>
                                    <w:color w:val="000000"/>
                                  </w:rPr>
                                  <w:t xml:space="preserve">Host table </w:t>
                                </w:r>
                              </w:p>
                            </w:txbxContent>
                          </wps:txbx>
                          <wps:bodyPr rot="0" vert="horz" wrap="none" lIns="0" tIns="0" rIns="0" bIns="0" anchor="t" anchorCtr="0">
                            <a:spAutoFit/>
                          </wps:bodyPr>
                        </wps:wsp>
                        <pic:pic xmlns:pic="http://schemas.openxmlformats.org/drawingml/2006/picture">
                          <pic:nvPicPr>
                            <pic:cNvPr id="207" name="Picture 2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205" y="6187"/>
                              <a:ext cx="1531"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2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205" y="6187"/>
                              <a:ext cx="1531"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Rectangle 213"/>
                          <wps:cNvSpPr>
                            <a:spLocks noChangeArrowheads="1"/>
                          </wps:cNvSpPr>
                          <wps:spPr bwMode="auto">
                            <a:xfrm>
                              <a:off x="7196" y="6178"/>
                              <a:ext cx="1512" cy="24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214"/>
                          <wps:cNvSpPr>
                            <a:spLocks noChangeArrowheads="1"/>
                          </wps:cNvSpPr>
                          <wps:spPr bwMode="auto">
                            <a:xfrm>
                              <a:off x="7196" y="6423"/>
                              <a:ext cx="1512" cy="137"/>
                            </a:xfrm>
                            <a:prstGeom prst="rect">
                              <a:avLst/>
                            </a:prstGeom>
                            <a:solidFill>
                              <a:srgbClr val="91C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15"/>
                          <wps:cNvSpPr>
                            <a:spLocks noChangeArrowheads="1"/>
                          </wps:cNvSpPr>
                          <wps:spPr bwMode="auto">
                            <a:xfrm>
                              <a:off x="7196" y="6560"/>
                              <a:ext cx="1512" cy="109"/>
                            </a:xfrm>
                            <a:prstGeom prst="rect">
                              <a:avLst/>
                            </a:prstGeom>
                            <a:solidFill>
                              <a:srgbClr val="90C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16"/>
                          <wps:cNvSpPr>
                            <a:spLocks noChangeArrowheads="1"/>
                          </wps:cNvSpPr>
                          <wps:spPr bwMode="auto">
                            <a:xfrm>
                              <a:off x="7196" y="6669"/>
                              <a:ext cx="1512" cy="91"/>
                            </a:xfrm>
                            <a:prstGeom prst="rect">
                              <a:avLst/>
                            </a:prstGeom>
                            <a:solidFill>
                              <a:srgbClr val="8FCE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7"/>
                          <wps:cNvSpPr>
                            <a:spLocks noChangeArrowheads="1"/>
                          </wps:cNvSpPr>
                          <wps:spPr bwMode="auto">
                            <a:xfrm>
                              <a:off x="7196" y="6760"/>
                              <a:ext cx="1512" cy="82"/>
                            </a:xfrm>
                            <a:prstGeom prst="rect">
                              <a:avLst/>
                            </a:prstGeom>
                            <a:solidFill>
                              <a:srgbClr val="8DCE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218"/>
                          <wps:cNvSpPr>
                            <a:spLocks noChangeArrowheads="1"/>
                          </wps:cNvSpPr>
                          <wps:spPr bwMode="auto">
                            <a:xfrm>
                              <a:off x="7196" y="6842"/>
                              <a:ext cx="1512" cy="73"/>
                            </a:xfrm>
                            <a:prstGeom prst="rect">
                              <a:avLst/>
                            </a:prstGeom>
                            <a:solidFill>
                              <a:srgbClr val="8CCD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219"/>
                          <wps:cNvSpPr>
                            <a:spLocks noChangeArrowheads="1"/>
                          </wps:cNvSpPr>
                          <wps:spPr bwMode="auto">
                            <a:xfrm>
                              <a:off x="7196" y="6915"/>
                              <a:ext cx="1512" cy="54"/>
                            </a:xfrm>
                            <a:prstGeom prst="rect">
                              <a:avLst/>
                            </a:prstGeom>
                            <a:solidFill>
                              <a:srgbClr val="8BCD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220"/>
                          <wps:cNvSpPr>
                            <a:spLocks noChangeArrowheads="1"/>
                          </wps:cNvSpPr>
                          <wps:spPr bwMode="auto">
                            <a:xfrm>
                              <a:off x="7196" y="6969"/>
                              <a:ext cx="1512" cy="91"/>
                            </a:xfrm>
                            <a:prstGeom prst="rect">
                              <a:avLst/>
                            </a:prstGeom>
                            <a:solidFill>
                              <a:srgbClr val="8ACC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21"/>
                          <wps:cNvSpPr>
                            <a:spLocks noChangeArrowheads="1"/>
                          </wps:cNvSpPr>
                          <wps:spPr bwMode="auto">
                            <a:xfrm>
                              <a:off x="7196" y="7060"/>
                              <a:ext cx="1512" cy="73"/>
                            </a:xfrm>
                            <a:prstGeom prst="rect">
                              <a:avLst/>
                            </a:prstGeom>
                            <a:solidFill>
                              <a:srgbClr val="89CC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22"/>
                          <wps:cNvSpPr>
                            <a:spLocks noChangeArrowheads="1"/>
                          </wps:cNvSpPr>
                          <wps:spPr bwMode="auto">
                            <a:xfrm>
                              <a:off x="7196" y="7133"/>
                              <a:ext cx="1512" cy="91"/>
                            </a:xfrm>
                            <a:prstGeom prst="rect">
                              <a:avLst/>
                            </a:prstGeom>
                            <a:solidFill>
                              <a:srgbClr val="88CB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223"/>
                          <wps:cNvSpPr>
                            <a:spLocks noChangeArrowheads="1"/>
                          </wps:cNvSpPr>
                          <wps:spPr bwMode="auto">
                            <a:xfrm>
                              <a:off x="7196" y="7224"/>
                              <a:ext cx="1512" cy="118"/>
                            </a:xfrm>
                            <a:prstGeom prst="rect">
                              <a:avLst/>
                            </a:prstGeom>
                            <a:solidFill>
                              <a:srgbClr val="87CB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24"/>
                          <wps:cNvSpPr>
                            <a:spLocks noChangeArrowheads="1"/>
                          </wps:cNvSpPr>
                          <wps:spPr bwMode="auto">
                            <a:xfrm>
                              <a:off x="7196" y="7342"/>
                              <a:ext cx="1512" cy="219"/>
                            </a:xfrm>
                            <a:prstGeom prst="rect">
                              <a:avLst/>
                            </a:prstGeom>
                            <a:solidFill>
                              <a:srgbClr val="85CA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25"/>
                          <wps:cNvSpPr>
                            <a:spLocks noChangeArrowheads="1"/>
                          </wps:cNvSpPr>
                          <wps:spPr bwMode="auto">
                            <a:xfrm>
                              <a:off x="7199" y="6181"/>
                              <a:ext cx="1504" cy="137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226"/>
                          <wps:cNvSpPr>
                            <a:spLocks noChangeArrowheads="1"/>
                          </wps:cNvSpPr>
                          <wps:spPr bwMode="auto">
                            <a:xfrm>
                              <a:off x="7496" y="6628"/>
                              <a:ext cx="4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3AD0D" w14:textId="77777777" w:rsidR="00A57D49" w:rsidRDefault="00A57D49">
                                <w:r>
                                  <w:rPr>
                                    <w:rFonts w:ascii="Calibri" w:hAnsi="Calibri" w:cs="Calibri"/>
                                    <w:b/>
                                    <w:bCs/>
                                    <w:color w:val="000000"/>
                                    <w:sz w:val="18"/>
                                    <w:szCs w:val="18"/>
                                  </w:rPr>
                                  <w:t xml:space="preserve"> </w:t>
                                </w:r>
                              </w:p>
                            </w:txbxContent>
                          </wps:txbx>
                          <wps:bodyPr rot="0" vert="horz" wrap="none" lIns="0" tIns="0" rIns="0" bIns="0" anchor="t" anchorCtr="0">
                            <a:spAutoFit/>
                          </wps:bodyPr>
                        </wps:wsp>
                        <wps:wsp>
                          <wps:cNvPr id="223" name="Rectangle 227"/>
                          <wps:cNvSpPr>
                            <a:spLocks noChangeArrowheads="1"/>
                          </wps:cNvSpPr>
                          <wps:spPr bwMode="auto">
                            <a:xfrm>
                              <a:off x="7535" y="6628"/>
                              <a:ext cx="312"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D6CA8" w14:textId="77777777" w:rsidR="00A57D49" w:rsidRDefault="00A57D49">
                                <w:r>
                                  <w:rPr>
                                    <w:rFonts w:ascii="Calibri" w:hAnsi="Calibri" w:cs="Calibri"/>
                                    <w:b/>
                                    <w:bCs/>
                                    <w:color w:val="000000"/>
                                    <w:sz w:val="18"/>
                                    <w:szCs w:val="18"/>
                                  </w:rPr>
                                  <w:t>trap</w:t>
                                </w:r>
                              </w:p>
                            </w:txbxContent>
                          </wps:txbx>
                          <wps:bodyPr rot="0" vert="horz" wrap="none" lIns="0" tIns="0" rIns="0" bIns="0" anchor="t" anchorCtr="0">
                            <a:spAutoFit/>
                          </wps:bodyPr>
                        </wps:wsp>
                        <wps:wsp>
                          <wps:cNvPr id="224" name="Rectangle 228"/>
                          <wps:cNvSpPr>
                            <a:spLocks noChangeArrowheads="1"/>
                          </wps:cNvSpPr>
                          <wps:spPr bwMode="auto">
                            <a:xfrm>
                              <a:off x="7829" y="6628"/>
                              <a:ext cx="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D323" w14:textId="77777777" w:rsidR="00A57D49" w:rsidRDefault="00A57D49">
                                <w:r>
                                  <w:rPr>
                                    <w:rFonts w:ascii="Calibri" w:hAnsi="Calibri" w:cs="Calibri"/>
                                    <w:b/>
                                    <w:bCs/>
                                    <w:color w:val="000000"/>
                                    <w:sz w:val="18"/>
                                    <w:szCs w:val="18"/>
                                  </w:rPr>
                                  <w:t>-</w:t>
                                </w:r>
                              </w:p>
                            </w:txbxContent>
                          </wps:txbx>
                          <wps:bodyPr rot="0" vert="horz" wrap="none" lIns="0" tIns="0" rIns="0" bIns="0" anchor="t" anchorCtr="0">
                            <a:spAutoFit/>
                          </wps:bodyPr>
                        </wps:wsp>
                        <wps:wsp>
                          <wps:cNvPr id="225" name="Rectangle 229"/>
                          <wps:cNvSpPr>
                            <a:spLocks noChangeArrowheads="1"/>
                          </wps:cNvSpPr>
                          <wps:spPr bwMode="auto">
                            <a:xfrm>
                              <a:off x="7881" y="6628"/>
                              <a:ext cx="56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AD558" w14:textId="77777777" w:rsidR="00A57D49" w:rsidRDefault="00A57D49">
                                <w:r>
                                  <w:rPr>
                                    <w:rFonts w:ascii="Calibri" w:hAnsi="Calibri" w:cs="Calibri"/>
                                    <w:b/>
                                    <w:bCs/>
                                    <w:color w:val="000000"/>
                                    <w:sz w:val="18"/>
                                    <w:szCs w:val="18"/>
                                  </w:rPr>
                                  <w:t>id table</w:t>
                                </w:r>
                              </w:p>
                            </w:txbxContent>
                          </wps:txbx>
                          <wps:bodyPr rot="0" vert="horz" wrap="none" lIns="0" tIns="0" rIns="0" bIns="0" anchor="t" anchorCtr="0">
                            <a:spAutoFit/>
                          </wps:bodyPr>
                        </wps:wsp>
                        <wps:wsp>
                          <wps:cNvPr id="226" name="Rectangle 230"/>
                          <wps:cNvSpPr>
                            <a:spLocks noChangeArrowheads="1"/>
                          </wps:cNvSpPr>
                          <wps:spPr bwMode="auto">
                            <a:xfrm>
                              <a:off x="7396" y="6831"/>
                              <a:ext cx="112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C220A" w14:textId="77777777" w:rsidR="00A57D49" w:rsidRDefault="00A57D49">
                                <w:r>
                                  <w:rPr>
                                    <w:rFonts w:ascii="Calibri" w:hAnsi="Calibri" w:cs="Calibri"/>
                                    <w:color w:val="000000"/>
                                  </w:rPr>
                                  <w:t>router  traps</w:t>
                                </w:r>
                              </w:p>
                            </w:txbxContent>
                          </wps:txbx>
                          <wps:bodyPr rot="0" vert="horz" wrap="none" lIns="0" tIns="0" rIns="0" bIns="0" anchor="t" anchorCtr="0">
                            <a:spAutoFit/>
                          </wps:bodyPr>
                        </wps:wsp>
                        <pic:pic xmlns:pic="http://schemas.openxmlformats.org/drawingml/2006/picture">
                          <pic:nvPicPr>
                            <pic:cNvPr id="227" name="Picture 2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450" y="264"/>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2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450" y="264"/>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Rectangle 233"/>
                          <wps:cNvSpPr>
                            <a:spLocks noChangeArrowheads="1"/>
                          </wps:cNvSpPr>
                          <wps:spPr bwMode="auto">
                            <a:xfrm>
                              <a:off x="2441"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34"/>
                          <wps:cNvSpPr>
                            <a:spLocks noChangeArrowheads="1"/>
                          </wps:cNvSpPr>
                          <wps:spPr bwMode="auto">
                            <a:xfrm>
                              <a:off x="2441"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35"/>
                          <wps:cNvSpPr>
                            <a:spLocks noChangeArrowheads="1"/>
                          </wps:cNvSpPr>
                          <wps:spPr bwMode="auto">
                            <a:xfrm>
                              <a:off x="2441"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36"/>
                          <wps:cNvSpPr>
                            <a:spLocks noChangeArrowheads="1"/>
                          </wps:cNvSpPr>
                          <wps:spPr bwMode="auto">
                            <a:xfrm>
                              <a:off x="2441"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7"/>
                          <wps:cNvSpPr>
                            <a:spLocks noChangeArrowheads="1"/>
                          </wps:cNvSpPr>
                          <wps:spPr bwMode="auto">
                            <a:xfrm>
                              <a:off x="2441"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38"/>
                          <wps:cNvSpPr>
                            <a:spLocks noChangeArrowheads="1"/>
                          </wps:cNvSpPr>
                          <wps:spPr bwMode="auto">
                            <a:xfrm>
                              <a:off x="2441"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39"/>
                          <wps:cNvSpPr>
                            <a:spLocks noChangeArrowheads="1"/>
                          </wps:cNvSpPr>
                          <wps:spPr bwMode="auto">
                            <a:xfrm>
                              <a:off x="2441"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40"/>
                          <wps:cNvSpPr>
                            <a:spLocks noChangeArrowheads="1"/>
                          </wps:cNvSpPr>
                          <wps:spPr bwMode="auto">
                            <a:xfrm>
                              <a:off x="2441"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41"/>
                          <wps:cNvSpPr>
                            <a:spLocks noChangeArrowheads="1"/>
                          </wps:cNvSpPr>
                          <wps:spPr bwMode="auto">
                            <a:xfrm>
                              <a:off x="2441"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42"/>
                          <wps:cNvSpPr>
                            <a:spLocks noChangeArrowheads="1"/>
                          </wps:cNvSpPr>
                          <wps:spPr bwMode="auto">
                            <a:xfrm>
                              <a:off x="2441"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43"/>
                          <wps:cNvSpPr>
                            <a:spLocks noChangeArrowheads="1"/>
                          </wps:cNvSpPr>
                          <wps:spPr bwMode="auto">
                            <a:xfrm>
                              <a:off x="2441"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44"/>
                          <wps:cNvSpPr>
                            <a:spLocks noChangeArrowheads="1"/>
                          </wps:cNvSpPr>
                          <wps:spPr bwMode="auto">
                            <a:xfrm>
                              <a:off x="2441"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45"/>
                          <wps:cNvSpPr>
                            <a:spLocks noChangeArrowheads="1"/>
                          </wps:cNvSpPr>
                          <wps:spPr bwMode="auto">
                            <a:xfrm>
                              <a:off x="2441"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46"/>
                          <wps:cNvSpPr>
                            <a:spLocks noChangeArrowheads="1"/>
                          </wps:cNvSpPr>
                          <wps:spPr bwMode="auto">
                            <a:xfrm>
                              <a:off x="2441"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47"/>
                          <wps:cNvSpPr>
                            <a:spLocks noChangeArrowheads="1"/>
                          </wps:cNvSpPr>
                          <wps:spPr bwMode="auto">
                            <a:xfrm>
                              <a:off x="2441"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248"/>
                          <wps:cNvSpPr>
                            <a:spLocks noChangeArrowheads="1"/>
                          </wps:cNvSpPr>
                          <wps:spPr bwMode="auto">
                            <a:xfrm>
                              <a:off x="2441"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49"/>
                          <wps:cNvSpPr>
                            <a:spLocks noChangeArrowheads="1"/>
                          </wps:cNvSpPr>
                          <wps:spPr bwMode="auto">
                            <a:xfrm>
                              <a:off x="2441"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50"/>
                          <wps:cNvSpPr>
                            <a:spLocks noChangeArrowheads="1"/>
                          </wps:cNvSpPr>
                          <wps:spPr bwMode="auto">
                            <a:xfrm>
                              <a:off x="2441"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51"/>
                          <wps:cNvSpPr>
                            <a:spLocks noChangeArrowheads="1"/>
                          </wps:cNvSpPr>
                          <wps:spPr bwMode="auto">
                            <a:xfrm>
                              <a:off x="2441"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52"/>
                          <wps:cNvSpPr>
                            <a:spLocks noChangeArrowheads="1"/>
                          </wps:cNvSpPr>
                          <wps:spPr bwMode="auto">
                            <a:xfrm>
                              <a:off x="2441"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53"/>
                          <wps:cNvSpPr>
                            <a:spLocks noChangeArrowheads="1"/>
                          </wps:cNvSpPr>
                          <wps:spPr bwMode="auto">
                            <a:xfrm>
                              <a:off x="2441"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54"/>
                          <wps:cNvSpPr>
                            <a:spLocks noChangeArrowheads="1"/>
                          </wps:cNvSpPr>
                          <wps:spPr bwMode="auto">
                            <a:xfrm>
                              <a:off x="2441"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55"/>
                          <wps:cNvSpPr>
                            <a:spLocks noChangeArrowheads="1"/>
                          </wps:cNvSpPr>
                          <wps:spPr bwMode="auto">
                            <a:xfrm>
                              <a:off x="2441"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256"/>
                          <wps:cNvSpPr>
                            <a:spLocks noChangeArrowheads="1"/>
                          </wps:cNvSpPr>
                          <wps:spPr bwMode="auto">
                            <a:xfrm>
                              <a:off x="2441"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57"/>
                          <wps:cNvSpPr>
                            <a:spLocks noChangeArrowheads="1"/>
                          </wps:cNvSpPr>
                          <wps:spPr bwMode="auto">
                            <a:xfrm>
                              <a:off x="2441"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8"/>
                          <wps:cNvSpPr>
                            <a:spLocks noChangeArrowheads="1"/>
                          </wps:cNvSpPr>
                          <wps:spPr bwMode="auto">
                            <a:xfrm>
                              <a:off x="2441"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59"/>
                          <wps:cNvSpPr>
                            <a:spLocks noChangeArrowheads="1"/>
                          </wps:cNvSpPr>
                          <wps:spPr bwMode="auto">
                            <a:xfrm>
                              <a:off x="2441"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60"/>
                          <wps:cNvSpPr>
                            <a:spLocks noChangeArrowheads="1"/>
                          </wps:cNvSpPr>
                          <wps:spPr bwMode="auto">
                            <a:xfrm>
                              <a:off x="2441"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61"/>
                          <wps:cNvSpPr>
                            <a:spLocks noChangeArrowheads="1"/>
                          </wps:cNvSpPr>
                          <wps:spPr bwMode="auto">
                            <a:xfrm>
                              <a:off x="2441"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62"/>
                          <wps:cNvSpPr>
                            <a:spLocks noChangeArrowheads="1"/>
                          </wps:cNvSpPr>
                          <wps:spPr bwMode="auto">
                            <a:xfrm>
                              <a:off x="2441"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63"/>
                          <wps:cNvSpPr>
                            <a:spLocks noChangeArrowheads="1"/>
                          </wps:cNvSpPr>
                          <wps:spPr bwMode="auto">
                            <a:xfrm>
                              <a:off x="2441"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64"/>
                          <wps:cNvSpPr>
                            <a:spLocks noChangeArrowheads="1"/>
                          </wps:cNvSpPr>
                          <wps:spPr bwMode="auto">
                            <a:xfrm>
                              <a:off x="2441"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65"/>
                          <wps:cNvSpPr>
                            <a:spLocks noChangeArrowheads="1"/>
                          </wps:cNvSpPr>
                          <wps:spPr bwMode="auto">
                            <a:xfrm>
                              <a:off x="2441"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266"/>
                          <wps:cNvSpPr>
                            <a:spLocks noChangeArrowheads="1"/>
                          </wps:cNvSpPr>
                          <wps:spPr bwMode="auto">
                            <a:xfrm>
                              <a:off x="2441"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67"/>
                          <wps:cNvSpPr>
                            <a:spLocks noChangeArrowheads="1"/>
                          </wps:cNvSpPr>
                          <wps:spPr bwMode="auto">
                            <a:xfrm>
                              <a:off x="2441"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268"/>
                          <wps:cNvSpPr>
                            <a:spLocks noChangeArrowheads="1"/>
                          </wps:cNvSpPr>
                          <wps:spPr bwMode="auto">
                            <a:xfrm>
                              <a:off x="2441"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69"/>
                          <wps:cNvSpPr>
                            <a:spLocks noChangeArrowheads="1"/>
                          </wps:cNvSpPr>
                          <wps:spPr bwMode="auto">
                            <a:xfrm>
                              <a:off x="2441"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270"/>
                          <wps:cNvSpPr>
                            <a:spLocks noChangeArrowheads="1"/>
                          </wps:cNvSpPr>
                          <wps:spPr bwMode="auto">
                            <a:xfrm>
                              <a:off x="2441"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71"/>
                          <wps:cNvSpPr>
                            <a:spLocks noChangeArrowheads="1"/>
                          </wps:cNvSpPr>
                          <wps:spPr bwMode="auto">
                            <a:xfrm>
                              <a:off x="2441"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72"/>
                          <wps:cNvSpPr>
                            <a:spLocks noChangeArrowheads="1"/>
                          </wps:cNvSpPr>
                          <wps:spPr bwMode="auto">
                            <a:xfrm>
                              <a:off x="2441"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73"/>
                          <wps:cNvSpPr>
                            <a:spLocks noChangeArrowheads="1"/>
                          </wps:cNvSpPr>
                          <wps:spPr bwMode="auto">
                            <a:xfrm>
                              <a:off x="2441"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74"/>
                          <wps:cNvSpPr>
                            <a:spLocks noChangeArrowheads="1"/>
                          </wps:cNvSpPr>
                          <wps:spPr bwMode="auto">
                            <a:xfrm>
                              <a:off x="2441"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75"/>
                          <wps:cNvSpPr>
                            <a:spLocks noChangeArrowheads="1"/>
                          </wps:cNvSpPr>
                          <wps:spPr bwMode="auto">
                            <a:xfrm>
                              <a:off x="2445"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Rectangle 276"/>
                          <wps:cNvSpPr>
                            <a:spLocks noChangeArrowheads="1"/>
                          </wps:cNvSpPr>
                          <wps:spPr bwMode="auto">
                            <a:xfrm>
                              <a:off x="2709" y="286"/>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B9F5D" w14:textId="77777777" w:rsidR="00A57D49" w:rsidRDefault="00A57D49">
                                <w:r>
                                  <w:rPr>
                                    <w:rFonts w:ascii="Calibri" w:hAnsi="Calibri" w:cs="Calibri"/>
                                    <w:color w:val="000000"/>
                                  </w:rPr>
                                  <w:t xml:space="preserve">Host </w:t>
                                </w:r>
                              </w:p>
                            </w:txbxContent>
                          </wps:txbx>
                          <wps:bodyPr rot="0" vert="horz" wrap="none" lIns="0" tIns="0" rIns="0" bIns="0" anchor="t" anchorCtr="0">
                            <a:spAutoFit/>
                          </wps:bodyPr>
                        </wps:wsp>
                        <wps:wsp>
                          <wps:cNvPr id="273" name="Rectangle 277"/>
                          <wps:cNvSpPr>
                            <a:spLocks noChangeArrowheads="1"/>
                          </wps:cNvSpPr>
                          <wps:spPr bwMode="auto">
                            <a:xfrm>
                              <a:off x="2516" y="548"/>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34B61" w14:textId="77777777" w:rsidR="00A57D49" w:rsidRDefault="00A57D49">
                                <w:r>
                                  <w:rPr>
                                    <w:rFonts w:ascii="Calibri" w:hAnsi="Calibri" w:cs="Calibri"/>
                                    <w:color w:val="000000"/>
                                  </w:rPr>
                                  <w:t xml:space="preserve">interface  </w:t>
                                </w:r>
                              </w:p>
                            </w:txbxContent>
                          </wps:txbx>
                          <wps:bodyPr rot="0" vert="horz" wrap="none" lIns="0" tIns="0" rIns="0" bIns="0" anchor="t" anchorCtr="0">
                            <a:spAutoFit/>
                          </wps:bodyPr>
                        </wps:wsp>
                        <wps:wsp>
                          <wps:cNvPr id="274" name="Rectangle 278"/>
                          <wps:cNvSpPr>
                            <a:spLocks noChangeArrowheads="1"/>
                          </wps:cNvSpPr>
                          <wps:spPr bwMode="auto">
                            <a:xfrm>
                              <a:off x="2725" y="810"/>
                              <a:ext cx="38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DFAC7" w14:textId="77777777" w:rsidR="00A57D49" w:rsidRDefault="00A57D49">
                                <w:r>
                                  <w:rPr>
                                    <w:rFonts w:ascii="Calibri" w:hAnsi="Calibri" w:cs="Calibri"/>
                                    <w:color w:val="000000"/>
                                  </w:rPr>
                                  <w:t xml:space="preserve">Port </w:t>
                                </w:r>
                              </w:p>
                            </w:txbxContent>
                          </wps:txbx>
                          <wps:bodyPr rot="0" vert="horz" wrap="none" lIns="0" tIns="0" rIns="0" bIns="0" anchor="t" anchorCtr="0">
                            <a:spAutoFit/>
                          </wps:bodyPr>
                        </wps:wsp>
                        <wps:wsp>
                          <wps:cNvPr id="275" name="Rectangle 279"/>
                          <wps:cNvSpPr>
                            <a:spLocks noChangeArrowheads="1"/>
                          </wps:cNvSpPr>
                          <wps:spPr bwMode="auto">
                            <a:xfrm>
                              <a:off x="2605" y="1072"/>
                              <a:ext cx="62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272FC" w14:textId="77777777" w:rsidR="00A57D49" w:rsidRDefault="00A57D49">
                                <w:r>
                                  <w:rPr>
                                    <w:rFonts w:ascii="Calibri" w:hAnsi="Calibri" w:cs="Calibri"/>
                                    <w:color w:val="000000"/>
                                  </w:rPr>
                                  <w:t xml:space="preserve">netdev </w:t>
                                </w:r>
                              </w:p>
                            </w:txbxContent>
                          </wps:txbx>
                          <wps:bodyPr rot="0" vert="horz" wrap="none" lIns="0" tIns="0" rIns="0" bIns="0" anchor="t" anchorCtr="0">
                            <a:spAutoFit/>
                          </wps:bodyPr>
                        </wps:wsp>
                        <wps:wsp>
                          <wps:cNvPr id="276" name="Oval 280"/>
                          <wps:cNvSpPr>
                            <a:spLocks noChangeArrowheads="1"/>
                          </wps:cNvSpPr>
                          <wps:spPr bwMode="auto">
                            <a:xfrm>
                              <a:off x="1791" y="5201"/>
                              <a:ext cx="7798" cy="516"/>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277" name="Oval 281"/>
                          <wps:cNvSpPr>
                            <a:spLocks noChangeArrowheads="1"/>
                          </wps:cNvSpPr>
                          <wps:spPr bwMode="auto">
                            <a:xfrm>
                              <a:off x="1791" y="5201"/>
                              <a:ext cx="7798" cy="516"/>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Rectangle 282"/>
                          <wps:cNvSpPr>
                            <a:spLocks noChangeArrowheads="1"/>
                          </wps:cNvSpPr>
                          <wps:spPr bwMode="auto">
                            <a:xfrm>
                              <a:off x="4720" y="5319"/>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621F8" w14:textId="77777777" w:rsidR="00A57D49" w:rsidRDefault="00A57D49">
                                <w:r>
                                  <w:rPr>
                                    <w:rFonts w:ascii="Calibri" w:hAnsi="Calibri" w:cs="Calibri"/>
                                    <w:b/>
                                    <w:bCs/>
                                    <w:color w:val="000000"/>
                                  </w:rPr>
                                  <w:t>Host interface  Group</w:t>
                                </w:r>
                              </w:p>
                            </w:txbxContent>
                          </wps:txbx>
                          <wps:bodyPr rot="0" vert="horz" wrap="none" lIns="0" tIns="0" rIns="0" bIns="0" anchor="t" anchorCtr="0">
                            <a:spAutoFit/>
                          </wps:bodyPr>
                        </wps:wsp>
                        <wps:wsp>
                          <wps:cNvPr id="279" name="Oval 283"/>
                          <wps:cNvSpPr>
                            <a:spLocks noChangeArrowheads="1"/>
                          </wps:cNvSpPr>
                          <wps:spPr bwMode="auto">
                            <a:xfrm>
                              <a:off x="2113" y="5524"/>
                              <a:ext cx="7798" cy="516"/>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280" name="Oval 284"/>
                          <wps:cNvSpPr>
                            <a:spLocks noChangeArrowheads="1"/>
                          </wps:cNvSpPr>
                          <wps:spPr bwMode="auto">
                            <a:xfrm>
                              <a:off x="2113" y="5524"/>
                              <a:ext cx="7798" cy="516"/>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Rectangle 285"/>
                          <wps:cNvSpPr>
                            <a:spLocks noChangeArrowheads="1"/>
                          </wps:cNvSpPr>
                          <wps:spPr bwMode="auto">
                            <a:xfrm>
                              <a:off x="5042" y="5641"/>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B0E51" w14:textId="77777777" w:rsidR="00A57D49" w:rsidRDefault="00A57D49">
                                <w:r>
                                  <w:rPr>
                                    <w:rFonts w:ascii="Calibri" w:hAnsi="Calibri" w:cs="Calibri"/>
                                    <w:b/>
                                    <w:bCs/>
                                    <w:color w:val="000000"/>
                                  </w:rPr>
                                  <w:t>Host interface  Group</w:t>
                                </w:r>
                              </w:p>
                            </w:txbxContent>
                          </wps:txbx>
                          <wps:bodyPr rot="0" vert="horz" wrap="none" lIns="0" tIns="0" rIns="0" bIns="0" anchor="t" anchorCtr="0">
                            <a:spAutoFit/>
                          </wps:bodyPr>
                        </wps:wsp>
                        <pic:pic xmlns:pic="http://schemas.openxmlformats.org/drawingml/2006/picture">
                          <pic:nvPicPr>
                            <pic:cNvPr id="282" name="Picture 2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172"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2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172"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Rectangle 288"/>
                          <wps:cNvSpPr>
                            <a:spLocks noChangeArrowheads="1"/>
                          </wps:cNvSpPr>
                          <wps:spPr bwMode="auto">
                            <a:xfrm>
                              <a:off x="4163"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89"/>
                          <wps:cNvSpPr>
                            <a:spLocks noChangeArrowheads="1"/>
                          </wps:cNvSpPr>
                          <wps:spPr bwMode="auto">
                            <a:xfrm>
                              <a:off x="4163"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90"/>
                          <wps:cNvSpPr>
                            <a:spLocks noChangeArrowheads="1"/>
                          </wps:cNvSpPr>
                          <wps:spPr bwMode="auto">
                            <a:xfrm>
                              <a:off x="4163"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91"/>
                          <wps:cNvSpPr>
                            <a:spLocks noChangeArrowheads="1"/>
                          </wps:cNvSpPr>
                          <wps:spPr bwMode="auto">
                            <a:xfrm>
                              <a:off x="4163"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292"/>
                          <wps:cNvSpPr>
                            <a:spLocks noChangeArrowheads="1"/>
                          </wps:cNvSpPr>
                          <wps:spPr bwMode="auto">
                            <a:xfrm>
                              <a:off x="4163"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293"/>
                          <wps:cNvSpPr>
                            <a:spLocks noChangeArrowheads="1"/>
                          </wps:cNvSpPr>
                          <wps:spPr bwMode="auto">
                            <a:xfrm>
                              <a:off x="4163"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294"/>
                          <wps:cNvSpPr>
                            <a:spLocks noChangeArrowheads="1"/>
                          </wps:cNvSpPr>
                          <wps:spPr bwMode="auto">
                            <a:xfrm>
                              <a:off x="4163"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95"/>
                          <wps:cNvSpPr>
                            <a:spLocks noChangeArrowheads="1"/>
                          </wps:cNvSpPr>
                          <wps:spPr bwMode="auto">
                            <a:xfrm>
                              <a:off x="4163"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96"/>
                          <wps:cNvSpPr>
                            <a:spLocks noChangeArrowheads="1"/>
                          </wps:cNvSpPr>
                          <wps:spPr bwMode="auto">
                            <a:xfrm>
                              <a:off x="4163"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97"/>
                          <wps:cNvSpPr>
                            <a:spLocks noChangeArrowheads="1"/>
                          </wps:cNvSpPr>
                          <wps:spPr bwMode="auto">
                            <a:xfrm>
                              <a:off x="4163"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98"/>
                          <wps:cNvSpPr>
                            <a:spLocks noChangeArrowheads="1"/>
                          </wps:cNvSpPr>
                          <wps:spPr bwMode="auto">
                            <a:xfrm>
                              <a:off x="4163"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99"/>
                          <wps:cNvSpPr>
                            <a:spLocks noChangeArrowheads="1"/>
                          </wps:cNvSpPr>
                          <wps:spPr bwMode="auto">
                            <a:xfrm>
                              <a:off x="4163"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300"/>
                          <wps:cNvSpPr>
                            <a:spLocks noChangeArrowheads="1"/>
                          </wps:cNvSpPr>
                          <wps:spPr bwMode="auto">
                            <a:xfrm>
                              <a:off x="4163"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301"/>
                          <wps:cNvSpPr>
                            <a:spLocks noChangeArrowheads="1"/>
                          </wps:cNvSpPr>
                          <wps:spPr bwMode="auto">
                            <a:xfrm>
                              <a:off x="4163"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302"/>
                          <wps:cNvSpPr>
                            <a:spLocks noChangeArrowheads="1"/>
                          </wps:cNvSpPr>
                          <wps:spPr bwMode="auto">
                            <a:xfrm>
                              <a:off x="4163"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303"/>
                          <wps:cNvSpPr>
                            <a:spLocks noChangeArrowheads="1"/>
                          </wps:cNvSpPr>
                          <wps:spPr bwMode="auto">
                            <a:xfrm>
                              <a:off x="4163"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304"/>
                          <wps:cNvSpPr>
                            <a:spLocks noChangeArrowheads="1"/>
                          </wps:cNvSpPr>
                          <wps:spPr bwMode="auto">
                            <a:xfrm>
                              <a:off x="4163"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305"/>
                          <wps:cNvSpPr>
                            <a:spLocks noChangeArrowheads="1"/>
                          </wps:cNvSpPr>
                          <wps:spPr bwMode="auto">
                            <a:xfrm>
                              <a:off x="4163"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306"/>
                          <wps:cNvSpPr>
                            <a:spLocks noChangeArrowheads="1"/>
                          </wps:cNvSpPr>
                          <wps:spPr bwMode="auto">
                            <a:xfrm>
                              <a:off x="4163"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307"/>
                          <wps:cNvSpPr>
                            <a:spLocks noChangeArrowheads="1"/>
                          </wps:cNvSpPr>
                          <wps:spPr bwMode="auto">
                            <a:xfrm>
                              <a:off x="4163"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308"/>
                          <wps:cNvSpPr>
                            <a:spLocks noChangeArrowheads="1"/>
                          </wps:cNvSpPr>
                          <wps:spPr bwMode="auto">
                            <a:xfrm>
                              <a:off x="4163"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309"/>
                          <wps:cNvSpPr>
                            <a:spLocks noChangeArrowheads="1"/>
                          </wps:cNvSpPr>
                          <wps:spPr bwMode="auto">
                            <a:xfrm>
                              <a:off x="4163"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310"/>
                          <wps:cNvSpPr>
                            <a:spLocks noChangeArrowheads="1"/>
                          </wps:cNvSpPr>
                          <wps:spPr bwMode="auto">
                            <a:xfrm>
                              <a:off x="4163"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11"/>
                          <wps:cNvSpPr>
                            <a:spLocks noChangeArrowheads="1"/>
                          </wps:cNvSpPr>
                          <wps:spPr bwMode="auto">
                            <a:xfrm>
                              <a:off x="4163"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12"/>
                          <wps:cNvSpPr>
                            <a:spLocks noChangeArrowheads="1"/>
                          </wps:cNvSpPr>
                          <wps:spPr bwMode="auto">
                            <a:xfrm>
                              <a:off x="4163"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13"/>
                          <wps:cNvSpPr>
                            <a:spLocks noChangeArrowheads="1"/>
                          </wps:cNvSpPr>
                          <wps:spPr bwMode="auto">
                            <a:xfrm>
                              <a:off x="4163"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314"/>
                          <wps:cNvSpPr>
                            <a:spLocks noChangeArrowheads="1"/>
                          </wps:cNvSpPr>
                          <wps:spPr bwMode="auto">
                            <a:xfrm>
                              <a:off x="4163"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315"/>
                          <wps:cNvSpPr>
                            <a:spLocks noChangeArrowheads="1"/>
                          </wps:cNvSpPr>
                          <wps:spPr bwMode="auto">
                            <a:xfrm>
                              <a:off x="4163"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316"/>
                          <wps:cNvSpPr>
                            <a:spLocks noChangeArrowheads="1"/>
                          </wps:cNvSpPr>
                          <wps:spPr bwMode="auto">
                            <a:xfrm>
                              <a:off x="4163"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317"/>
                          <wps:cNvSpPr>
                            <a:spLocks noChangeArrowheads="1"/>
                          </wps:cNvSpPr>
                          <wps:spPr bwMode="auto">
                            <a:xfrm>
                              <a:off x="4163"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318"/>
                          <wps:cNvSpPr>
                            <a:spLocks noChangeArrowheads="1"/>
                          </wps:cNvSpPr>
                          <wps:spPr bwMode="auto">
                            <a:xfrm>
                              <a:off x="4163"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319"/>
                          <wps:cNvSpPr>
                            <a:spLocks noChangeArrowheads="1"/>
                          </wps:cNvSpPr>
                          <wps:spPr bwMode="auto">
                            <a:xfrm>
                              <a:off x="4163"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320"/>
                          <wps:cNvSpPr>
                            <a:spLocks noChangeArrowheads="1"/>
                          </wps:cNvSpPr>
                          <wps:spPr bwMode="auto">
                            <a:xfrm>
                              <a:off x="4163"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321"/>
                          <wps:cNvSpPr>
                            <a:spLocks noChangeArrowheads="1"/>
                          </wps:cNvSpPr>
                          <wps:spPr bwMode="auto">
                            <a:xfrm>
                              <a:off x="4163"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22"/>
                          <wps:cNvSpPr>
                            <a:spLocks noChangeArrowheads="1"/>
                          </wps:cNvSpPr>
                          <wps:spPr bwMode="auto">
                            <a:xfrm>
                              <a:off x="4163"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323"/>
                          <wps:cNvSpPr>
                            <a:spLocks noChangeArrowheads="1"/>
                          </wps:cNvSpPr>
                          <wps:spPr bwMode="auto">
                            <a:xfrm>
                              <a:off x="4163"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324"/>
                          <wps:cNvSpPr>
                            <a:spLocks noChangeArrowheads="1"/>
                          </wps:cNvSpPr>
                          <wps:spPr bwMode="auto">
                            <a:xfrm>
                              <a:off x="4163"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325"/>
                          <wps:cNvSpPr>
                            <a:spLocks noChangeArrowheads="1"/>
                          </wps:cNvSpPr>
                          <wps:spPr bwMode="auto">
                            <a:xfrm>
                              <a:off x="4163"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326"/>
                          <wps:cNvSpPr>
                            <a:spLocks noChangeArrowheads="1"/>
                          </wps:cNvSpPr>
                          <wps:spPr bwMode="auto">
                            <a:xfrm>
                              <a:off x="4163"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27"/>
                          <wps:cNvSpPr>
                            <a:spLocks noChangeArrowheads="1"/>
                          </wps:cNvSpPr>
                          <wps:spPr bwMode="auto">
                            <a:xfrm>
                              <a:off x="4163"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328"/>
                          <wps:cNvSpPr>
                            <a:spLocks noChangeArrowheads="1"/>
                          </wps:cNvSpPr>
                          <wps:spPr bwMode="auto">
                            <a:xfrm>
                              <a:off x="4163"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29"/>
                          <wps:cNvSpPr>
                            <a:spLocks noChangeArrowheads="1"/>
                          </wps:cNvSpPr>
                          <wps:spPr bwMode="auto">
                            <a:xfrm>
                              <a:off x="4163"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30"/>
                          <wps:cNvSpPr>
                            <a:spLocks noChangeArrowheads="1"/>
                          </wps:cNvSpPr>
                          <wps:spPr bwMode="auto">
                            <a:xfrm>
                              <a:off x="416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Rectangle 331"/>
                          <wps:cNvSpPr>
                            <a:spLocks noChangeArrowheads="1"/>
                          </wps:cNvSpPr>
                          <wps:spPr bwMode="auto">
                            <a:xfrm>
                              <a:off x="443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FD7F9" w14:textId="77777777" w:rsidR="00A57D49" w:rsidRDefault="00A57D49">
                                <w:r>
                                  <w:rPr>
                                    <w:rFonts w:ascii="Calibri" w:hAnsi="Calibri" w:cs="Calibri"/>
                                    <w:color w:val="000000"/>
                                  </w:rPr>
                                  <w:t xml:space="preserve">Host </w:t>
                                </w:r>
                              </w:p>
                            </w:txbxContent>
                          </wps:txbx>
                          <wps:bodyPr rot="0" vert="horz" wrap="none" lIns="0" tIns="0" rIns="0" bIns="0" anchor="t" anchorCtr="0">
                            <a:spAutoFit/>
                          </wps:bodyPr>
                        </wps:wsp>
                        <wps:wsp>
                          <wps:cNvPr id="328" name="Rectangle 332"/>
                          <wps:cNvSpPr>
                            <a:spLocks noChangeArrowheads="1"/>
                          </wps:cNvSpPr>
                          <wps:spPr bwMode="auto">
                            <a:xfrm>
                              <a:off x="423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F8590" w14:textId="77777777" w:rsidR="00A57D49" w:rsidRDefault="00A57D49">
                                <w:r>
                                  <w:rPr>
                                    <w:rFonts w:ascii="Calibri" w:hAnsi="Calibri" w:cs="Calibri"/>
                                    <w:color w:val="000000"/>
                                  </w:rPr>
                                  <w:t xml:space="preserve">interface  </w:t>
                                </w:r>
                              </w:p>
                            </w:txbxContent>
                          </wps:txbx>
                          <wps:bodyPr rot="0" vert="horz" wrap="none" lIns="0" tIns="0" rIns="0" bIns="0" anchor="t" anchorCtr="0">
                            <a:spAutoFit/>
                          </wps:bodyPr>
                        </wps:wsp>
                        <wps:wsp>
                          <wps:cNvPr id="329" name="Rectangle 333"/>
                          <wps:cNvSpPr>
                            <a:spLocks noChangeArrowheads="1"/>
                          </wps:cNvSpPr>
                          <wps:spPr bwMode="auto">
                            <a:xfrm>
                              <a:off x="4457" y="941"/>
                              <a:ext cx="35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23962" w14:textId="77777777" w:rsidR="00A57D49" w:rsidRDefault="00A57D49">
                                <w:r>
                                  <w:rPr>
                                    <w:rFonts w:ascii="Calibri" w:hAnsi="Calibri" w:cs="Calibri"/>
                                    <w:color w:val="000000"/>
                                  </w:rPr>
                                  <w:t>LAG</w:t>
                                </w:r>
                              </w:p>
                            </w:txbxContent>
                          </wps:txbx>
                          <wps:bodyPr rot="0" vert="horz" wrap="none" lIns="0" tIns="0" rIns="0" bIns="0" anchor="t" anchorCtr="0">
                            <a:spAutoFit/>
                          </wps:bodyPr>
                        </wps:wsp>
                        <pic:pic xmlns:pic="http://schemas.openxmlformats.org/drawingml/2006/picture">
                          <pic:nvPicPr>
                            <pic:cNvPr id="330" name="Picture 3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994"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3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94"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 name="Rectangle 336"/>
                          <wps:cNvSpPr>
                            <a:spLocks noChangeArrowheads="1"/>
                          </wps:cNvSpPr>
                          <wps:spPr bwMode="auto">
                            <a:xfrm>
                              <a:off x="5985"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337"/>
                          <wps:cNvSpPr>
                            <a:spLocks noChangeArrowheads="1"/>
                          </wps:cNvSpPr>
                          <wps:spPr bwMode="auto">
                            <a:xfrm>
                              <a:off x="5985"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338"/>
                          <wps:cNvSpPr>
                            <a:spLocks noChangeArrowheads="1"/>
                          </wps:cNvSpPr>
                          <wps:spPr bwMode="auto">
                            <a:xfrm>
                              <a:off x="5985"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339"/>
                          <wps:cNvSpPr>
                            <a:spLocks noChangeArrowheads="1"/>
                          </wps:cNvSpPr>
                          <wps:spPr bwMode="auto">
                            <a:xfrm>
                              <a:off x="5985"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340"/>
                          <wps:cNvSpPr>
                            <a:spLocks noChangeArrowheads="1"/>
                          </wps:cNvSpPr>
                          <wps:spPr bwMode="auto">
                            <a:xfrm>
                              <a:off x="5985"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341"/>
                          <wps:cNvSpPr>
                            <a:spLocks noChangeArrowheads="1"/>
                          </wps:cNvSpPr>
                          <wps:spPr bwMode="auto">
                            <a:xfrm>
                              <a:off x="5985"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342"/>
                          <wps:cNvSpPr>
                            <a:spLocks noChangeArrowheads="1"/>
                          </wps:cNvSpPr>
                          <wps:spPr bwMode="auto">
                            <a:xfrm>
                              <a:off x="5985"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343"/>
                          <wps:cNvSpPr>
                            <a:spLocks noChangeArrowheads="1"/>
                          </wps:cNvSpPr>
                          <wps:spPr bwMode="auto">
                            <a:xfrm>
                              <a:off x="5985"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344"/>
                          <wps:cNvSpPr>
                            <a:spLocks noChangeArrowheads="1"/>
                          </wps:cNvSpPr>
                          <wps:spPr bwMode="auto">
                            <a:xfrm>
                              <a:off x="5985"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345"/>
                          <wps:cNvSpPr>
                            <a:spLocks noChangeArrowheads="1"/>
                          </wps:cNvSpPr>
                          <wps:spPr bwMode="auto">
                            <a:xfrm>
                              <a:off x="5985"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346"/>
                          <wps:cNvSpPr>
                            <a:spLocks noChangeArrowheads="1"/>
                          </wps:cNvSpPr>
                          <wps:spPr bwMode="auto">
                            <a:xfrm>
                              <a:off x="5985"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347"/>
                          <wps:cNvSpPr>
                            <a:spLocks noChangeArrowheads="1"/>
                          </wps:cNvSpPr>
                          <wps:spPr bwMode="auto">
                            <a:xfrm>
                              <a:off x="5985"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348"/>
                          <wps:cNvSpPr>
                            <a:spLocks noChangeArrowheads="1"/>
                          </wps:cNvSpPr>
                          <wps:spPr bwMode="auto">
                            <a:xfrm>
                              <a:off x="5985"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349"/>
                          <wps:cNvSpPr>
                            <a:spLocks noChangeArrowheads="1"/>
                          </wps:cNvSpPr>
                          <wps:spPr bwMode="auto">
                            <a:xfrm>
                              <a:off x="5985"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350"/>
                          <wps:cNvSpPr>
                            <a:spLocks noChangeArrowheads="1"/>
                          </wps:cNvSpPr>
                          <wps:spPr bwMode="auto">
                            <a:xfrm>
                              <a:off x="5985"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351"/>
                          <wps:cNvSpPr>
                            <a:spLocks noChangeArrowheads="1"/>
                          </wps:cNvSpPr>
                          <wps:spPr bwMode="auto">
                            <a:xfrm>
                              <a:off x="5985"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52"/>
                          <wps:cNvSpPr>
                            <a:spLocks noChangeArrowheads="1"/>
                          </wps:cNvSpPr>
                          <wps:spPr bwMode="auto">
                            <a:xfrm>
                              <a:off x="5985"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353"/>
                          <wps:cNvSpPr>
                            <a:spLocks noChangeArrowheads="1"/>
                          </wps:cNvSpPr>
                          <wps:spPr bwMode="auto">
                            <a:xfrm>
                              <a:off x="5985"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354"/>
                          <wps:cNvSpPr>
                            <a:spLocks noChangeArrowheads="1"/>
                          </wps:cNvSpPr>
                          <wps:spPr bwMode="auto">
                            <a:xfrm>
                              <a:off x="5985"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355"/>
                          <wps:cNvSpPr>
                            <a:spLocks noChangeArrowheads="1"/>
                          </wps:cNvSpPr>
                          <wps:spPr bwMode="auto">
                            <a:xfrm>
                              <a:off x="5985"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356"/>
                          <wps:cNvSpPr>
                            <a:spLocks noChangeArrowheads="1"/>
                          </wps:cNvSpPr>
                          <wps:spPr bwMode="auto">
                            <a:xfrm>
                              <a:off x="5985"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357"/>
                          <wps:cNvSpPr>
                            <a:spLocks noChangeArrowheads="1"/>
                          </wps:cNvSpPr>
                          <wps:spPr bwMode="auto">
                            <a:xfrm>
                              <a:off x="5985"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358"/>
                          <wps:cNvSpPr>
                            <a:spLocks noChangeArrowheads="1"/>
                          </wps:cNvSpPr>
                          <wps:spPr bwMode="auto">
                            <a:xfrm>
                              <a:off x="5985"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359"/>
                          <wps:cNvSpPr>
                            <a:spLocks noChangeArrowheads="1"/>
                          </wps:cNvSpPr>
                          <wps:spPr bwMode="auto">
                            <a:xfrm>
                              <a:off x="5985"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0"/>
                          <wps:cNvSpPr>
                            <a:spLocks noChangeArrowheads="1"/>
                          </wps:cNvSpPr>
                          <wps:spPr bwMode="auto">
                            <a:xfrm>
                              <a:off x="5985"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61"/>
                          <wps:cNvSpPr>
                            <a:spLocks noChangeArrowheads="1"/>
                          </wps:cNvSpPr>
                          <wps:spPr bwMode="auto">
                            <a:xfrm>
                              <a:off x="5985"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362"/>
                          <wps:cNvSpPr>
                            <a:spLocks noChangeArrowheads="1"/>
                          </wps:cNvSpPr>
                          <wps:spPr bwMode="auto">
                            <a:xfrm>
                              <a:off x="5985"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363"/>
                          <wps:cNvSpPr>
                            <a:spLocks noChangeArrowheads="1"/>
                          </wps:cNvSpPr>
                          <wps:spPr bwMode="auto">
                            <a:xfrm>
                              <a:off x="5985"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364"/>
                          <wps:cNvSpPr>
                            <a:spLocks noChangeArrowheads="1"/>
                          </wps:cNvSpPr>
                          <wps:spPr bwMode="auto">
                            <a:xfrm>
                              <a:off x="5985"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365"/>
                          <wps:cNvSpPr>
                            <a:spLocks noChangeArrowheads="1"/>
                          </wps:cNvSpPr>
                          <wps:spPr bwMode="auto">
                            <a:xfrm>
                              <a:off x="5985"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366"/>
                          <wps:cNvSpPr>
                            <a:spLocks noChangeArrowheads="1"/>
                          </wps:cNvSpPr>
                          <wps:spPr bwMode="auto">
                            <a:xfrm>
                              <a:off x="5985"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367"/>
                          <wps:cNvSpPr>
                            <a:spLocks noChangeArrowheads="1"/>
                          </wps:cNvSpPr>
                          <wps:spPr bwMode="auto">
                            <a:xfrm>
                              <a:off x="5985"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368"/>
                          <wps:cNvSpPr>
                            <a:spLocks noChangeArrowheads="1"/>
                          </wps:cNvSpPr>
                          <wps:spPr bwMode="auto">
                            <a:xfrm>
                              <a:off x="5985"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369"/>
                          <wps:cNvSpPr>
                            <a:spLocks noChangeArrowheads="1"/>
                          </wps:cNvSpPr>
                          <wps:spPr bwMode="auto">
                            <a:xfrm>
                              <a:off x="5985"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370"/>
                          <wps:cNvSpPr>
                            <a:spLocks noChangeArrowheads="1"/>
                          </wps:cNvSpPr>
                          <wps:spPr bwMode="auto">
                            <a:xfrm>
                              <a:off x="5985"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371"/>
                          <wps:cNvSpPr>
                            <a:spLocks noChangeArrowheads="1"/>
                          </wps:cNvSpPr>
                          <wps:spPr bwMode="auto">
                            <a:xfrm>
                              <a:off x="5985"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372"/>
                          <wps:cNvSpPr>
                            <a:spLocks noChangeArrowheads="1"/>
                          </wps:cNvSpPr>
                          <wps:spPr bwMode="auto">
                            <a:xfrm>
                              <a:off x="5985"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373"/>
                          <wps:cNvSpPr>
                            <a:spLocks noChangeArrowheads="1"/>
                          </wps:cNvSpPr>
                          <wps:spPr bwMode="auto">
                            <a:xfrm>
                              <a:off x="5985"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374"/>
                          <wps:cNvSpPr>
                            <a:spLocks noChangeArrowheads="1"/>
                          </wps:cNvSpPr>
                          <wps:spPr bwMode="auto">
                            <a:xfrm>
                              <a:off x="5985"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375"/>
                          <wps:cNvSpPr>
                            <a:spLocks noChangeArrowheads="1"/>
                          </wps:cNvSpPr>
                          <wps:spPr bwMode="auto">
                            <a:xfrm>
                              <a:off x="5985"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376"/>
                          <wps:cNvSpPr>
                            <a:spLocks noChangeArrowheads="1"/>
                          </wps:cNvSpPr>
                          <wps:spPr bwMode="auto">
                            <a:xfrm>
                              <a:off x="5985"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377"/>
                          <wps:cNvSpPr>
                            <a:spLocks noChangeArrowheads="1"/>
                          </wps:cNvSpPr>
                          <wps:spPr bwMode="auto">
                            <a:xfrm>
                              <a:off x="5985"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Rectangle 378"/>
                          <wps:cNvSpPr>
                            <a:spLocks noChangeArrowheads="1"/>
                          </wps:cNvSpPr>
                          <wps:spPr bwMode="auto">
                            <a:xfrm>
                              <a:off x="598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Rectangle 379"/>
                          <wps:cNvSpPr>
                            <a:spLocks noChangeArrowheads="1"/>
                          </wps:cNvSpPr>
                          <wps:spPr bwMode="auto">
                            <a:xfrm>
                              <a:off x="625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3EB90" w14:textId="77777777" w:rsidR="00A57D49" w:rsidRDefault="00A57D49">
                                <w:r>
                                  <w:rPr>
                                    <w:rFonts w:ascii="Calibri" w:hAnsi="Calibri" w:cs="Calibri"/>
                                    <w:color w:val="000000"/>
                                  </w:rPr>
                                  <w:t xml:space="preserve">Host </w:t>
                                </w:r>
                              </w:p>
                            </w:txbxContent>
                          </wps:txbx>
                          <wps:bodyPr rot="0" vert="horz" wrap="none" lIns="0" tIns="0" rIns="0" bIns="0" anchor="t" anchorCtr="0">
                            <a:spAutoFit/>
                          </wps:bodyPr>
                        </wps:wsp>
                        <wps:wsp>
                          <wps:cNvPr id="376" name="Rectangle 380"/>
                          <wps:cNvSpPr>
                            <a:spLocks noChangeArrowheads="1"/>
                          </wps:cNvSpPr>
                          <wps:spPr bwMode="auto">
                            <a:xfrm>
                              <a:off x="605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38663" w14:textId="77777777" w:rsidR="00A57D49" w:rsidRDefault="00A57D49">
                                <w:r>
                                  <w:rPr>
                                    <w:rFonts w:ascii="Calibri" w:hAnsi="Calibri" w:cs="Calibri"/>
                                    <w:color w:val="000000"/>
                                  </w:rPr>
                                  <w:t xml:space="preserve">interface  </w:t>
                                </w:r>
                              </w:p>
                            </w:txbxContent>
                          </wps:txbx>
                          <wps:bodyPr rot="0" vert="horz" wrap="none" lIns="0" tIns="0" rIns="0" bIns="0" anchor="t" anchorCtr="0">
                            <a:spAutoFit/>
                          </wps:bodyPr>
                        </wps:wsp>
                        <wps:wsp>
                          <wps:cNvPr id="377" name="Rectangle 381"/>
                          <wps:cNvSpPr>
                            <a:spLocks noChangeArrowheads="1"/>
                          </wps:cNvSpPr>
                          <wps:spPr bwMode="auto">
                            <a:xfrm>
                              <a:off x="6271" y="941"/>
                              <a:ext cx="37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761CA" w14:textId="77777777" w:rsidR="00A57D49" w:rsidRDefault="00A57D49">
                                <w:r>
                                  <w:rPr>
                                    <w:rFonts w:ascii="Calibri" w:hAnsi="Calibri" w:cs="Calibri"/>
                                    <w:color w:val="000000"/>
                                  </w:rPr>
                                  <w:t xml:space="preserve">vlan </w:t>
                                </w:r>
                              </w:p>
                            </w:txbxContent>
                          </wps:txbx>
                          <wps:bodyPr rot="0" vert="horz" wrap="none" lIns="0" tIns="0" rIns="0" bIns="0" anchor="t" anchorCtr="0">
                            <a:spAutoFit/>
                          </wps:bodyPr>
                        </wps:wsp>
                        <pic:pic xmlns:pic="http://schemas.openxmlformats.org/drawingml/2006/picture">
                          <pic:nvPicPr>
                            <pic:cNvPr id="378" name="Picture 3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816"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3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7816"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Rectangle 384"/>
                          <wps:cNvSpPr>
                            <a:spLocks noChangeArrowheads="1"/>
                          </wps:cNvSpPr>
                          <wps:spPr bwMode="auto">
                            <a:xfrm>
                              <a:off x="7806" y="255"/>
                              <a:ext cx="939"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385"/>
                          <wps:cNvSpPr>
                            <a:spLocks noChangeArrowheads="1"/>
                          </wps:cNvSpPr>
                          <wps:spPr bwMode="auto">
                            <a:xfrm>
                              <a:off x="7806" y="355"/>
                              <a:ext cx="939"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386"/>
                          <wps:cNvSpPr>
                            <a:spLocks noChangeArrowheads="1"/>
                          </wps:cNvSpPr>
                          <wps:spPr bwMode="auto">
                            <a:xfrm>
                              <a:off x="7806" y="391"/>
                              <a:ext cx="939"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387"/>
                          <wps:cNvSpPr>
                            <a:spLocks noChangeArrowheads="1"/>
                          </wps:cNvSpPr>
                          <wps:spPr bwMode="auto">
                            <a:xfrm>
                              <a:off x="7806" y="473"/>
                              <a:ext cx="939"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388"/>
                          <wps:cNvSpPr>
                            <a:spLocks noChangeArrowheads="1"/>
                          </wps:cNvSpPr>
                          <wps:spPr bwMode="auto">
                            <a:xfrm>
                              <a:off x="7806" y="482"/>
                              <a:ext cx="939"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389"/>
                          <wps:cNvSpPr>
                            <a:spLocks noChangeArrowheads="1"/>
                          </wps:cNvSpPr>
                          <wps:spPr bwMode="auto">
                            <a:xfrm>
                              <a:off x="7806" y="528"/>
                              <a:ext cx="939"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Rectangle 390"/>
                          <wps:cNvSpPr>
                            <a:spLocks noChangeArrowheads="1"/>
                          </wps:cNvSpPr>
                          <wps:spPr bwMode="auto">
                            <a:xfrm>
                              <a:off x="7806" y="537"/>
                              <a:ext cx="939"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391"/>
                          <wps:cNvSpPr>
                            <a:spLocks noChangeArrowheads="1"/>
                          </wps:cNvSpPr>
                          <wps:spPr bwMode="auto">
                            <a:xfrm>
                              <a:off x="7806" y="555"/>
                              <a:ext cx="939"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Rectangle 392"/>
                          <wps:cNvSpPr>
                            <a:spLocks noChangeArrowheads="1"/>
                          </wps:cNvSpPr>
                          <wps:spPr bwMode="auto">
                            <a:xfrm>
                              <a:off x="7806" y="591"/>
                              <a:ext cx="939"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Rectangle 393"/>
                          <wps:cNvSpPr>
                            <a:spLocks noChangeArrowheads="1"/>
                          </wps:cNvSpPr>
                          <wps:spPr bwMode="auto">
                            <a:xfrm>
                              <a:off x="7806" y="610"/>
                              <a:ext cx="939"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Rectangle 394"/>
                          <wps:cNvSpPr>
                            <a:spLocks noChangeArrowheads="1"/>
                          </wps:cNvSpPr>
                          <wps:spPr bwMode="auto">
                            <a:xfrm>
                              <a:off x="7806" y="619"/>
                              <a:ext cx="939"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95"/>
                          <wps:cNvSpPr>
                            <a:spLocks noChangeArrowheads="1"/>
                          </wps:cNvSpPr>
                          <wps:spPr bwMode="auto">
                            <a:xfrm>
                              <a:off x="7806" y="637"/>
                              <a:ext cx="939"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396"/>
                          <wps:cNvSpPr>
                            <a:spLocks noChangeArrowheads="1"/>
                          </wps:cNvSpPr>
                          <wps:spPr bwMode="auto">
                            <a:xfrm>
                              <a:off x="7806" y="673"/>
                              <a:ext cx="939"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97"/>
                          <wps:cNvSpPr>
                            <a:spLocks noChangeArrowheads="1"/>
                          </wps:cNvSpPr>
                          <wps:spPr bwMode="auto">
                            <a:xfrm>
                              <a:off x="7806" y="682"/>
                              <a:ext cx="939"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398"/>
                          <wps:cNvSpPr>
                            <a:spLocks noChangeArrowheads="1"/>
                          </wps:cNvSpPr>
                          <wps:spPr bwMode="auto">
                            <a:xfrm>
                              <a:off x="7806" y="719"/>
                              <a:ext cx="939"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399"/>
                          <wps:cNvSpPr>
                            <a:spLocks noChangeArrowheads="1"/>
                          </wps:cNvSpPr>
                          <wps:spPr bwMode="auto">
                            <a:xfrm>
                              <a:off x="7806" y="737"/>
                              <a:ext cx="939"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400"/>
                          <wps:cNvSpPr>
                            <a:spLocks noChangeArrowheads="1"/>
                          </wps:cNvSpPr>
                          <wps:spPr bwMode="auto">
                            <a:xfrm>
                              <a:off x="7806" y="755"/>
                              <a:ext cx="939"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401"/>
                          <wps:cNvSpPr>
                            <a:spLocks noChangeArrowheads="1"/>
                          </wps:cNvSpPr>
                          <wps:spPr bwMode="auto">
                            <a:xfrm>
                              <a:off x="7806" y="764"/>
                              <a:ext cx="939"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402"/>
                          <wps:cNvSpPr>
                            <a:spLocks noChangeArrowheads="1"/>
                          </wps:cNvSpPr>
                          <wps:spPr bwMode="auto">
                            <a:xfrm>
                              <a:off x="7806" y="792"/>
                              <a:ext cx="939"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403"/>
                          <wps:cNvSpPr>
                            <a:spLocks noChangeArrowheads="1"/>
                          </wps:cNvSpPr>
                          <wps:spPr bwMode="auto">
                            <a:xfrm>
                              <a:off x="7806" y="801"/>
                              <a:ext cx="939"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404"/>
                          <wps:cNvSpPr>
                            <a:spLocks noChangeArrowheads="1"/>
                          </wps:cNvSpPr>
                          <wps:spPr bwMode="auto">
                            <a:xfrm>
                              <a:off x="7806" y="810"/>
                              <a:ext cx="939"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405"/>
                          <wps:cNvSpPr>
                            <a:spLocks noChangeArrowheads="1"/>
                          </wps:cNvSpPr>
                          <wps:spPr bwMode="auto">
                            <a:xfrm>
                              <a:off x="7806" y="828"/>
                              <a:ext cx="939"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Rectangle 406"/>
                          <wps:cNvSpPr>
                            <a:spLocks noChangeArrowheads="1"/>
                          </wps:cNvSpPr>
                          <wps:spPr bwMode="auto">
                            <a:xfrm>
                              <a:off x="7806" y="846"/>
                              <a:ext cx="939"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407"/>
                          <wps:cNvSpPr>
                            <a:spLocks noChangeArrowheads="1"/>
                          </wps:cNvSpPr>
                          <wps:spPr bwMode="auto">
                            <a:xfrm>
                              <a:off x="7806" y="864"/>
                              <a:ext cx="939"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404" name="Group 609"/>
                        <wpg:cNvGrpSpPr>
                          <a:grpSpLocks/>
                        </wpg:cNvGrpSpPr>
                        <wpg:grpSpPr bwMode="auto">
                          <a:xfrm>
                            <a:off x="1752600" y="164465"/>
                            <a:ext cx="3800475" cy="1141095"/>
                            <a:chOff x="2760" y="259"/>
                            <a:chExt cx="5985" cy="1797"/>
                          </a:xfrm>
                        </wpg:grpSpPr>
                        <wps:wsp>
                          <wps:cNvPr id="405" name="Rectangle 409"/>
                          <wps:cNvSpPr>
                            <a:spLocks noChangeArrowheads="1"/>
                          </wps:cNvSpPr>
                          <wps:spPr bwMode="auto">
                            <a:xfrm>
                              <a:off x="7806" y="883"/>
                              <a:ext cx="939"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410"/>
                          <wps:cNvSpPr>
                            <a:spLocks noChangeArrowheads="1"/>
                          </wps:cNvSpPr>
                          <wps:spPr bwMode="auto">
                            <a:xfrm>
                              <a:off x="7806" y="901"/>
                              <a:ext cx="939"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11"/>
                          <wps:cNvSpPr>
                            <a:spLocks noChangeArrowheads="1"/>
                          </wps:cNvSpPr>
                          <wps:spPr bwMode="auto">
                            <a:xfrm>
                              <a:off x="7806" y="937"/>
                              <a:ext cx="939"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412"/>
                          <wps:cNvSpPr>
                            <a:spLocks noChangeArrowheads="1"/>
                          </wps:cNvSpPr>
                          <wps:spPr bwMode="auto">
                            <a:xfrm>
                              <a:off x="7806" y="964"/>
                              <a:ext cx="939"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413"/>
                          <wps:cNvSpPr>
                            <a:spLocks noChangeArrowheads="1"/>
                          </wps:cNvSpPr>
                          <wps:spPr bwMode="auto">
                            <a:xfrm>
                              <a:off x="7806" y="974"/>
                              <a:ext cx="939"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414"/>
                          <wps:cNvSpPr>
                            <a:spLocks noChangeArrowheads="1"/>
                          </wps:cNvSpPr>
                          <wps:spPr bwMode="auto">
                            <a:xfrm>
                              <a:off x="7806" y="983"/>
                              <a:ext cx="939"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415"/>
                          <wps:cNvSpPr>
                            <a:spLocks noChangeArrowheads="1"/>
                          </wps:cNvSpPr>
                          <wps:spPr bwMode="auto">
                            <a:xfrm>
                              <a:off x="7806" y="1019"/>
                              <a:ext cx="939"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416"/>
                          <wps:cNvSpPr>
                            <a:spLocks noChangeArrowheads="1"/>
                          </wps:cNvSpPr>
                          <wps:spPr bwMode="auto">
                            <a:xfrm>
                              <a:off x="7806" y="1028"/>
                              <a:ext cx="939"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417"/>
                          <wps:cNvSpPr>
                            <a:spLocks noChangeArrowheads="1"/>
                          </wps:cNvSpPr>
                          <wps:spPr bwMode="auto">
                            <a:xfrm>
                              <a:off x="7806" y="1037"/>
                              <a:ext cx="939"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418"/>
                          <wps:cNvSpPr>
                            <a:spLocks noChangeArrowheads="1"/>
                          </wps:cNvSpPr>
                          <wps:spPr bwMode="auto">
                            <a:xfrm>
                              <a:off x="7806" y="1064"/>
                              <a:ext cx="939"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419"/>
                          <wps:cNvSpPr>
                            <a:spLocks noChangeArrowheads="1"/>
                          </wps:cNvSpPr>
                          <wps:spPr bwMode="auto">
                            <a:xfrm>
                              <a:off x="7806" y="1092"/>
                              <a:ext cx="939"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420"/>
                          <wps:cNvSpPr>
                            <a:spLocks noChangeArrowheads="1"/>
                          </wps:cNvSpPr>
                          <wps:spPr bwMode="auto">
                            <a:xfrm>
                              <a:off x="7806" y="1119"/>
                              <a:ext cx="939"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421"/>
                          <wps:cNvSpPr>
                            <a:spLocks noChangeArrowheads="1"/>
                          </wps:cNvSpPr>
                          <wps:spPr bwMode="auto">
                            <a:xfrm>
                              <a:off x="7806" y="1128"/>
                              <a:ext cx="939"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422"/>
                          <wps:cNvSpPr>
                            <a:spLocks noChangeArrowheads="1"/>
                          </wps:cNvSpPr>
                          <wps:spPr bwMode="auto">
                            <a:xfrm>
                              <a:off x="7806" y="1165"/>
                              <a:ext cx="939"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423"/>
                          <wps:cNvSpPr>
                            <a:spLocks noChangeArrowheads="1"/>
                          </wps:cNvSpPr>
                          <wps:spPr bwMode="auto">
                            <a:xfrm>
                              <a:off x="7806" y="1192"/>
                              <a:ext cx="939"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424"/>
                          <wps:cNvSpPr>
                            <a:spLocks noChangeArrowheads="1"/>
                          </wps:cNvSpPr>
                          <wps:spPr bwMode="auto">
                            <a:xfrm>
                              <a:off x="7806" y="1246"/>
                              <a:ext cx="939"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425"/>
                          <wps:cNvSpPr>
                            <a:spLocks noChangeArrowheads="1"/>
                          </wps:cNvSpPr>
                          <wps:spPr bwMode="auto">
                            <a:xfrm>
                              <a:off x="7806" y="1265"/>
                              <a:ext cx="939"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426"/>
                          <wps:cNvSpPr>
                            <a:spLocks noChangeArrowheads="1"/>
                          </wps:cNvSpPr>
                          <wps:spPr bwMode="auto">
                            <a:xfrm>
                              <a:off x="7806" y="1301"/>
                              <a:ext cx="939"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427"/>
                          <wps:cNvSpPr>
                            <a:spLocks noChangeArrowheads="1"/>
                          </wps:cNvSpPr>
                          <wps:spPr bwMode="auto">
                            <a:xfrm>
                              <a:off x="780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Rectangle 428"/>
                          <wps:cNvSpPr>
                            <a:spLocks noChangeArrowheads="1"/>
                          </wps:cNvSpPr>
                          <wps:spPr bwMode="auto">
                            <a:xfrm>
                              <a:off x="807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50FD3" w14:textId="77777777" w:rsidR="00A57D49" w:rsidRDefault="00A57D49">
                                <w:r>
                                  <w:rPr>
                                    <w:rFonts w:ascii="Calibri" w:hAnsi="Calibri" w:cs="Calibri"/>
                                    <w:color w:val="000000"/>
                                  </w:rPr>
                                  <w:t xml:space="preserve">Host </w:t>
                                </w:r>
                              </w:p>
                            </w:txbxContent>
                          </wps:txbx>
                          <wps:bodyPr rot="0" vert="horz" wrap="none" lIns="0" tIns="0" rIns="0" bIns="0" anchor="t" anchorCtr="0">
                            <a:spAutoFit/>
                          </wps:bodyPr>
                        </wps:wsp>
                        <wps:wsp>
                          <wps:cNvPr id="425" name="Rectangle 429"/>
                          <wps:cNvSpPr>
                            <a:spLocks noChangeArrowheads="1"/>
                          </wps:cNvSpPr>
                          <wps:spPr bwMode="auto">
                            <a:xfrm>
                              <a:off x="787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602DF" w14:textId="77777777" w:rsidR="00A57D49" w:rsidRDefault="00A57D49">
                                <w:r>
                                  <w:rPr>
                                    <w:rFonts w:ascii="Calibri" w:hAnsi="Calibri" w:cs="Calibri"/>
                                    <w:color w:val="000000"/>
                                  </w:rPr>
                                  <w:t xml:space="preserve">interface  </w:t>
                                </w:r>
                              </w:p>
                            </w:txbxContent>
                          </wps:txbx>
                          <wps:bodyPr rot="0" vert="horz" wrap="none" lIns="0" tIns="0" rIns="0" bIns="0" anchor="t" anchorCtr="0">
                            <a:spAutoFit/>
                          </wps:bodyPr>
                        </wps:wsp>
                        <wps:wsp>
                          <wps:cNvPr id="426" name="Rectangle 430"/>
                          <wps:cNvSpPr>
                            <a:spLocks noChangeArrowheads="1"/>
                          </wps:cNvSpPr>
                          <wps:spPr bwMode="auto">
                            <a:xfrm>
                              <a:off x="8157" y="941"/>
                              <a:ext cx="2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67B4F" w14:textId="77777777" w:rsidR="00A57D49" w:rsidRDefault="00A57D49">
                                <w:r>
                                  <w:rPr>
                                    <w:rFonts w:ascii="Calibri" w:hAnsi="Calibri" w:cs="Calibri"/>
                                    <w:b/>
                                    <w:bCs/>
                                    <w:color w:val="000000"/>
                                  </w:rPr>
                                  <w:t>FD</w:t>
                                </w:r>
                              </w:p>
                            </w:txbxContent>
                          </wps:txbx>
                          <wps:bodyPr rot="0" vert="horz" wrap="none" lIns="0" tIns="0" rIns="0" bIns="0" anchor="t" anchorCtr="0">
                            <a:spAutoFit/>
                          </wps:bodyPr>
                        </wps:wsp>
                        <pic:pic xmlns:pic="http://schemas.openxmlformats.org/drawingml/2006/picture">
                          <pic:nvPicPr>
                            <pic:cNvPr id="427" name="Picture 4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778" y="591"/>
                              <a:ext cx="957"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4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778" y="591"/>
                              <a:ext cx="957"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9" name="Rectangle 433"/>
                          <wps:cNvSpPr>
                            <a:spLocks noChangeArrowheads="1"/>
                          </wps:cNvSpPr>
                          <wps:spPr bwMode="auto">
                            <a:xfrm>
                              <a:off x="2760" y="573"/>
                              <a:ext cx="938" cy="109"/>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434"/>
                          <wps:cNvSpPr>
                            <a:spLocks noChangeArrowheads="1"/>
                          </wps:cNvSpPr>
                          <wps:spPr bwMode="auto">
                            <a:xfrm>
                              <a:off x="2760" y="682"/>
                              <a:ext cx="938" cy="28"/>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35"/>
                          <wps:cNvSpPr>
                            <a:spLocks noChangeArrowheads="1"/>
                          </wps:cNvSpPr>
                          <wps:spPr bwMode="auto">
                            <a:xfrm>
                              <a:off x="2760" y="710"/>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436"/>
                          <wps:cNvSpPr>
                            <a:spLocks noChangeArrowheads="1"/>
                          </wps:cNvSpPr>
                          <wps:spPr bwMode="auto">
                            <a:xfrm>
                              <a:off x="2760" y="792"/>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437"/>
                          <wps:cNvSpPr>
                            <a:spLocks noChangeArrowheads="1"/>
                          </wps:cNvSpPr>
                          <wps:spPr bwMode="auto">
                            <a:xfrm>
                              <a:off x="2760" y="801"/>
                              <a:ext cx="938" cy="4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438"/>
                          <wps:cNvSpPr>
                            <a:spLocks noChangeArrowheads="1"/>
                          </wps:cNvSpPr>
                          <wps:spPr bwMode="auto">
                            <a:xfrm>
                              <a:off x="2760" y="846"/>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439"/>
                          <wps:cNvSpPr>
                            <a:spLocks noChangeArrowheads="1"/>
                          </wps:cNvSpPr>
                          <wps:spPr bwMode="auto">
                            <a:xfrm>
                              <a:off x="2760" y="855"/>
                              <a:ext cx="938" cy="2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440"/>
                          <wps:cNvSpPr>
                            <a:spLocks noChangeArrowheads="1"/>
                          </wps:cNvSpPr>
                          <wps:spPr bwMode="auto">
                            <a:xfrm>
                              <a:off x="2760" y="883"/>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441"/>
                          <wps:cNvSpPr>
                            <a:spLocks noChangeArrowheads="1"/>
                          </wps:cNvSpPr>
                          <wps:spPr bwMode="auto">
                            <a:xfrm>
                              <a:off x="2760" y="910"/>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442"/>
                          <wps:cNvSpPr>
                            <a:spLocks noChangeArrowheads="1"/>
                          </wps:cNvSpPr>
                          <wps:spPr bwMode="auto">
                            <a:xfrm>
                              <a:off x="2760" y="928"/>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443"/>
                          <wps:cNvSpPr>
                            <a:spLocks noChangeArrowheads="1"/>
                          </wps:cNvSpPr>
                          <wps:spPr bwMode="auto">
                            <a:xfrm>
                              <a:off x="2760" y="937"/>
                              <a:ext cx="938" cy="27"/>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444"/>
                          <wps:cNvSpPr>
                            <a:spLocks noChangeArrowheads="1"/>
                          </wps:cNvSpPr>
                          <wps:spPr bwMode="auto">
                            <a:xfrm>
                              <a:off x="2760" y="964"/>
                              <a:ext cx="938" cy="28"/>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445"/>
                          <wps:cNvSpPr>
                            <a:spLocks noChangeArrowheads="1"/>
                          </wps:cNvSpPr>
                          <wps:spPr bwMode="auto">
                            <a:xfrm>
                              <a:off x="2760" y="992"/>
                              <a:ext cx="938" cy="9"/>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446"/>
                          <wps:cNvSpPr>
                            <a:spLocks noChangeArrowheads="1"/>
                          </wps:cNvSpPr>
                          <wps:spPr bwMode="auto">
                            <a:xfrm>
                              <a:off x="2760" y="1001"/>
                              <a:ext cx="938" cy="36"/>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47"/>
                          <wps:cNvSpPr>
                            <a:spLocks noChangeArrowheads="1"/>
                          </wps:cNvSpPr>
                          <wps:spPr bwMode="auto">
                            <a:xfrm>
                              <a:off x="2760" y="1037"/>
                              <a:ext cx="938" cy="27"/>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448"/>
                          <wps:cNvSpPr>
                            <a:spLocks noChangeArrowheads="1"/>
                          </wps:cNvSpPr>
                          <wps:spPr bwMode="auto">
                            <a:xfrm>
                              <a:off x="2760" y="1064"/>
                              <a:ext cx="938" cy="19"/>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449"/>
                          <wps:cNvSpPr>
                            <a:spLocks noChangeArrowheads="1"/>
                          </wps:cNvSpPr>
                          <wps:spPr bwMode="auto">
                            <a:xfrm>
                              <a:off x="2760" y="1083"/>
                              <a:ext cx="938" cy="36"/>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450"/>
                          <wps:cNvSpPr>
                            <a:spLocks noChangeArrowheads="1"/>
                          </wps:cNvSpPr>
                          <wps:spPr bwMode="auto">
                            <a:xfrm>
                              <a:off x="2760" y="1119"/>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451"/>
                          <wps:cNvSpPr>
                            <a:spLocks noChangeArrowheads="1"/>
                          </wps:cNvSpPr>
                          <wps:spPr bwMode="auto">
                            <a:xfrm>
                              <a:off x="2760" y="1128"/>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452"/>
                          <wps:cNvSpPr>
                            <a:spLocks noChangeArrowheads="1"/>
                          </wps:cNvSpPr>
                          <wps:spPr bwMode="auto">
                            <a:xfrm>
                              <a:off x="2760" y="1146"/>
                              <a:ext cx="938" cy="2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3"/>
                          <wps:cNvSpPr>
                            <a:spLocks noChangeArrowheads="1"/>
                          </wps:cNvSpPr>
                          <wps:spPr bwMode="auto">
                            <a:xfrm>
                              <a:off x="2760" y="1174"/>
                              <a:ext cx="938" cy="9"/>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54"/>
                          <wps:cNvSpPr>
                            <a:spLocks noChangeArrowheads="1"/>
                          </wps:cNvSpPr>
                          <wps:spPr bwMode="auto">
                            <a:xfrm>
                              <a:off x="2760" y="1183"/>
                              <a:ext cx="938" cy="27"/>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55"/>
                          <wps:cNvSpPr>
                            <a:spLocks noChangeArrowheads="1"/>
                          </wps:cNvSpPr>
                          <wps:spPr bwMode="auto">
                            <a:xfrm>
                              <a:off x="2760" y="1210"/>
                              <a:ext cx="938" cy="9"/>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456"/>
                          <wps:cNvSpPr>
                            <a:spLocks noChangeArrowheads="1"/>
                          </wps:cNvSpPr>
                          <wps:spPr bwMode="auto">
                            <a:xfrm>
                              <a:off x="2760" y="1219"/>
                              <a:ext cx="938" cy="9"/>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457"/>
                          <wps:cNvSpPr>
                            <a:spLocks noChangeArrowheads="1"/>
                          </wps:cNvSpPr>
                          <wps:spPr bwMode="auto">
                            <a:xfrm>
                              <a:off x="2760" y="1228"/>
                              <a:ext cx="938" cy="28"/>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458"/>
                          <wps:cNvSpPr>
                            <a:spLocks noChangeArrowheads="1"/>
                          </wps:cNvSpPr>
                          <wps:spPr bwMode="auto">
                            <a:xfrm>
                              <a:off x="2760" y="1256"/>
                              <a:ext cx="938" cy="36"/>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459"/>
                          <wps:cNvSpPr>
                            <a:spLocks noChangeArrowheads="1"/>
                          </wps:cNvSpPr>
                          <wps:spPr bwMode="auto">
                            <a:xfrm>
                              <a:off x="2760" y="1292"/>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460"/>
                          <wps:cNvSpPr>
                            <a:spLocks noChangeArrowheads="1"/>
                          </wps:cNvSpPr>
                          <wps:spPr bwMode="auto">
                            <a:xfrm>
                              <a:off x="2760" y="1301"/>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61"/>
                          <wps:cNvSpPr>
                            <a:spLocks noChangeArrowheads="1"/>
                          </wps:cNvSpPr>
                          <wps:spPr bwMode="auto">
                            <a:xfrm>
                              <a:off x="2760" y="1310"/>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462"/>
                          <wps:cNvSpPr>
                            <a:spLocks noChangeArrowheads="1"/>
                          </wps:cNvSpPr>
                          <wps:spPr bwMode="auto">
                            <a:xfrm>
                              <a:off x="2760" y="1337"/>
                              <a:ext cx="938" cy="1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63"/>
                          <wps:cNvSpPr>
                            <a:spLocks noChangeArrowheads="1"/>
                          </wps:cNvSpPr>
                          <wps:spPr bwMode="auto">
                            <a:xfrm>
                              <a:off x="2760" y="1356"/>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64"/>
                          <wps:cNvSpPr>
                            <a:spLocks noChangeArrowheads="1"/>
                          </wps:cNvSpPr>
                          <wps:spPr bwMode="auto">
                            <a:xfrm>
                              <a:off x="2760" y="1383"/>
                              <a:ext cx="938" cy="36"/>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65"/>
                          <wps:cNvSpPr>
                            <a:spLocks noChangeArrowheads="1"/>
                          </wps:cNvSpPr>
                          <wps:spPr bwMode="auto">
                            <a:xfrm>
                              <a:off x="2760" y="1419"/>
                              <a:ext cx="938" cy="28"/>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66"/>
                          <wps:cNvSpPr>
                            <a:spLocks noChangeArrowheads="1"/>
                          </wps:cNvSpPr>
                          <wps:spPr bwMode="auto">
                            <a:xfrm>
                              <a:off x="2760" y="1447"/>
                              <a:ext cx="938" cy="3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67"/>
                          <wps:cNvSpPr>
                            <a:spLocks noChangeArrowheads="1"/>
                          </wps:cNvSpPr>
                          <wps:spPr bwMode="auto">
                            <a:xfrm>
                              <a:off x="2760" y="1483"/>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468"/>
                          <wps:cNvSpPr>
                            <a:spLocks noChangeArrowheads="1"/>
                          </wps:cNvSpPr>
                          <wps:spPr bwMode="auto">
                            <a:xfrm>
                              <a:off x="2760" y="1510"/>
                              <a:ext cx="938" cy="6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469"/>
                          <wps:cNvSpPr>
                            <a:spLocks noChangeArrowheads="1"/>
                          </wps:cNvSpPr>
                          <wps:spPr bwMode="auto">
                            <a:xfrm>
                              <a:off x="2760" y="1574"/>
                              <a:ext cx="938" cy="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470"/>
                          <wps:cNvSpPr>
                            <a:spLocks noChangeArrowheads="1"/>
                          </wps:cNvSpPr>
                          <wps:spPr bwMode="auto">
                            <a:xfrm>
                              <a:off x="2760" y="1583"/>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71"/>
                          <wps:cNvSpPr>
                            <a:spLocks noChangeArrowheads="1"/>
                          </wps:cNvSpPr>
                          <wps:spPr bwMode="auto">
                            <a:xfrm>
                              <a:off x="2760" y="1619"/>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472"/>
                          <wps:cNvSpPr>
                            <a:spLocks noChangeArrowheads="1"/>
                          </wps:cNvSpPr>
                          <wps:spPr bwMode="auto">
                            <a:xfrm>
                              <a:off x="2767" y="581"/>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473"/>
                          <wps:cNvSpPr>
                            <a:spLocks noChangeArrowheads="1"/>
                          </wps:cNvSpPr>
                          <wps:spPr bwMode="auto">
                            <a:xfrm>
                              <a:off x="3032" y="608"/>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E2F69" w14:textId="77777777" w:rsidR="00A57D49" w:rsidRDefault="00A57D49">
                                <w:r>
                                  <w:rPr>
                                    <w:rFonts w:ascii="Calibri" w:hAnsi="Calibri" w:cs="Calibri"/>
                                    <w:color w:val="000000"/>
                                  </w:rPr>
                                  <w:t xml:space="preserve">Host </w:t>
                                </w:r>
                              </w:p>
                            </w:txbxContent>
                          </wps:txbx>
                          <wps:bodyPr rot="0" vert="horz" wrap="none" lIns="0" tIns="0" rIns="0" bIns="0" anchor="t" anchorCtr="0">
                            <a:spAutoFit/>
                          </wps:bodyPr>
                        </wps:wsp>
                        <wps:wsp>
                          <wps:cNvPr id="470" name="Rectangle 474"/>
                          <wps:cNvSpPr>
                            <a:spLocks noChangeArrowheads="1"/>
                          </wps:cNvSpPr>
                          <wps:spPr bwMode="auto">
                            <a:xfrm>
                              <a:off x="2839" y="870"/>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0E7B6" w14:textId="77777777" w:rsidR="00A57D49" w:rsidRDefault="00A57D49">
                                <w:r>
                                  <w:rPr>
                                    <w:rFonts w:ascii="Calibri" w:hAnsi="Calibri" w:cs="Calibri"/>
                                    <w:color w:val="000000"/>
                                  </w:rPr>
                                  <w:t xml:space="preserve">interface  </w:t>
                                </w:r>
                              </w:p>
                            </w:txbxContent>
                          </wps:txbx>
                          <wps:bodyPr rot="0" vert="horz" wrap="none" lIns="0" tIns="0" rIns="0" bIns="0" anchor="t" anchorCtr="0">
                            <a:spAutoFit/>
                          </wps:bodyPr>
                        </wps:wsp>
                        <wps:wsp>
                          <wps:cNvPr id="471" name="Rectangle 475"/>
                          <wps:cNvSpPr>
                            <a:spLocks noChangeArrowheads="1"/>
                          </wps:cNvSpPr>
                          <wps:spPr bwMode="auto">
                            <a:xfrm>
                              <a:off x="3048" y="1132"/>
                              <a:ext cx="38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BB379" w14:textId="77777777" w:rsidR="00A57D49" w:rsidRDefault="00A57D49">
                                <w:r>
                                  <w:rPr>
                                    <w:rFonts w:ascii="Calibri" w:hAnsi="Calibri" w:cs="Calibri"/>
                                    <w:color w:val="000000"/>
                                  </w:rPr>
                                  <w:t xml:space="preserve">Port </w:t>
                                </w:r>
                              </w:p>
                            </w:txbxContent>
                          </wps:txbx>
                          <wps:bodyPr rot="0" vert="horz" wrap="none" lIns="0" tIns="0" rIns="0" bIns="0" anchor="t" anchorCtr="0">
                            <a:spAutoFit/>
                          </wps:bodyPr>
                        </wps:wsp>
                        <wps:wsp>
                          <wps:cNvPr id="472" name="Rectangle 476"/>
                          <wps:cNvSpPr>
                            <a:spLocks noChangeArrowheads="1"/>
                          </wps:cNvSpPr>
                          <wps:spPr bwMode="auto">
                            <a:xfrm>
                              <a:off x="2927" y="1394"/>
                              <a:ext cx="62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49A41" w14:textId="77777777" w:rsidR="00A57D49" w:rsidRDefault="00A57D49">
                                <w:r>
                                  <w:rPr>
                                    <w:rFonts w:ascii="Calibri" w:hAnsi="Calibri" w:cs="Calibri"/>
                                    <w:color w:val="000000"/>
                                  </w:rPr>
                                  <w:t xml:space="preserve">netdev </w:t>
                                </w:r>
                              </w:p>
                            </w:txbxContent>
                          </wps:txbx>
                          <wps:bodyPr rot="0" vert="horz" wrap="none" lIns="0" tIns="0" rIns="0" bIns="0" anchor="t" anchorCtr="0">
                            <a:spAutoFit/>
                          </wps:bodyPr>
                        </wps:wsp>
                        <pic:pic xmlns:pic="http://schemas.openxmlformats.org/drawingml/2006/picture">
                          <pic:nvPicPr>
                            <pic:cNvPr id="473" name="Picture 4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097" y="910"/>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4" name="Picture 4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097" y="910"/>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5" name="Rectangle 479"/>
                          <wps:cNvSpPr>
                            <a:spLocks noChangeArrowheads="1"/>
                          </wps:cNvSpPr>
                          <wps:spPr bwMode="auto">
                            <a:xfrm>
                              <a:off x="3088" y="901"/>
                              <a:ext cx="929"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480"/>
                          <wps:cNvSpPr>
                            <a:spLocks noChangeArrowheads="1"/>
                          </wps:cNvSpPr>
                          <wps:spPr bwMode="auto">
                            <a:xfrm>
                              <a:off x="3088" y="1001"/>
                              <a:ext cx="929"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481"/>
                          <wps:cNvSpPr>
                            <a:spLocks noChangeArrowheads="1"/>
                          </wps:cNvSpPr>
                          <wps:spPr bwMode="auto">
                            <a:xfrm>
                              <a:off x="3088" y="1037"/>
                              <a:ext cx="929"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82"/>
                          <wps:cNvSpPr>
                            <a:spLocks noChangeArrowheads="1"/>
                          </wps:cNvSpPr>
                          <wps:spPr bwMode="auto">
                            <a:xfrm>
                              <a:off x="3088" y="1119"/>
                              <a:ext cx="929" cy="5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483"/>
                          <wps:cNvSpPr>
                            <a:spLocks noChangeArrowheads="1"/>
                          </wps:cNvSpPr>
                          <wps:spPr bwMode="auto">
                            <a:xfrm>
                              <a:off x="3088" y="1174"/>
                              <a:ext cx="929"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484"/>
                          <wps:cNvSpPr>
                            <a:spLocks noChangeArrowheads="1"/>
                          </wps:cNvSpPr>
                          <wps:spPr bwMode="auto">
                            <a:xfrm>
                              <a:off x="3088" y="1183"/>
                              <a:ext cx="929"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485"/>
                          <wps:cNvSpPr>
                            <a:spLocks noChangeArrowheads="1"/>
                          </wps:cNvSpPr>
                          <wps:spPr bwMode="auto">
                            <a:xfrm>
                              <a:off x="3088" y="1201"/>
                              <a:ext cx="929"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486"/>
                          <wps:cNvSpPr>
                            <a:spLocks noChangeArrowheads="1"/>
                          </wps:cNvSpPr>
                          <wps:spPr bwMode="auto">
                            <a:xfrm>
                              <a:off x="3088" y="1228"/>
                              <a:ext cx="929"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87"/>
                          <wps:cNvSpPr>
                            <a:spLocks noChangeArrowheads="1"/>
                          </wps:cNvSpPr>
                          <wps:spPr bwMode="auto">
                            <a:xfrm>
                              <a:off x="3088" y="1246"/>
                              <a:ext cx="929" cy="1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488"/>
                          <wps:cNvSpPr>
                            <a:spLocks noChangeArrowheads="1"/>
                          </wps:cNvSpPr>
                          <wps:spPr bwMode="auto">
                            <a:xfrm>
                              <a:off x="3088" y="1265"/>
                              <a:ext cx="929"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89"/>
                          <wps:cNvSpPr>
                            <a:spLocks noChangeArrowheads="1"/>
                          </wps:cNvSpPr>
                          <wps:spPr bwMode="auto">
                            <a:xfrm>
                              <a:off x="3088" y="1283"/>
                              <a:ext cx="929"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490"/>
                          <wps:cNvSpPr>
                            <a:spLocks noChangeArrowheads="1"/>
                          </wps:cNvSpPr>
                          <wps:spPr bwMode="auto">
                            <a:xfrm>
                              <a:off x="3088" y="1319"/>
                              <a:ext cx="929"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491"/>
                          <wps:cNvSpPr>
                            <a:spLocks noChangeArrowheads="1"/>
                          </wps:cNvSpPr>
                          <wps:spPr bwMode="auto">
                            <a:xfrm>
                              <a:off x="3088" y="1328"/>
                              <a:ext cx="929"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492"/>
                          <wps:cNvSpPr>
                            <a:spLocks noChangeArrowheads="1"/>
                          </wps:cNvSpPr>
                          <wps:spPr bwMode="auto">
                            <a:xfrm>
                              <a:off x="3088" y="1365"/>
                              <a:ext cx="929"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93"/>
                          <wps:cNvSpPr>
                            <a:spLocks noChangeArrowheads="1"/>
                          </wps:cNvSpPr>
                          <wps:spPr bwMode="auto">
                            <a:xfrm>
                              <a:off x="3088" y="1383"/>
                              <a:ext cx="929"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494"/>
                          <wps:cNvSpPr>
                            <a:spLocks noChangeArrowheads="1"/>
                          </wps:cNvSpPr>
                          <wps:spPr bwMode="auto">
                            <a:xfrm>
                              <a:off x="3088" y="1401"/>
                              <a:ext cx="929"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95"/>
                          <wps:cNvSpPr>
                            <a:spLocks noChangeArrowheads="1"/>
                          </wps:cNvSpPr>
                          <wps:spPr bwMode="auto">
                            <a:xfrm>
                              <a:off x="3088" y="1410"/>
                              <a:ext cx="929"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496"/>
                          <wps:cNvSpPr>
                            <a:spLocks noChangeArrowheads="1"/>
                          </wps:cNvSpPr>
                          <wps:spPr bwMode="auto">
                            <a:xfrm>
                              <a:off x="3088" y="1438"/>
                              <a:ext cx="929"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497"/>
                          <wps:cNvSpPr>
                            <a:spLocks noChangeArrowheads="1"/>
                          </wps:cNvSpPr>
                          <wps:spPr bwMode="auto">
                            <a:xfrm>
                              <a:off x="3088" y="1447"/>
                              <a:ext cx="929" cy="27"/>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498"/>
                          <wps:cNvSpPr>
                            <a:spLocks noChangeArrowheads="1"/>
                          </wps:cNvSpPr>
                          <wps:spPr bwMode="auto">
                            <a:xfrm>
                              <a:off x="3088" y="1474"/>
                              <a:ext cx="929"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99"/>
                          <wps:cNvSpPr>
                            <a:spLocks noChangeArrowheads="1"/>
                          </wps:cNvSpPr>
                          <wps:spPr bwMode="auto">
                            <a:xfrm>
                              <a:off x="3088" y="1492"/>
                              <a:ext cx="929"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500"/>
                          <wps:cNvSpPr>
                            <a:spLocks noChangeArrowheads="1"/>
                          </wps:cNvSpPr>
                          <wps:spPr bwMode="auto">
                            <a:xfrm>
                              <a:off x="3088" y="1510"/>
                              <a:ext cx="929"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501"/>
                          <wps:cNvSpPr>
                            <a:spLocks noChangeArrowheads="1"/>
                          </wps:cNvSpPr>
                          <wps:spPr bwMode="auto">
                            <a:xfrm>
                              <a:off x="3088" y="1529"/>
                              <a:ext cx="929"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502"/>
                          <wps:cNvSpPr>
                            <a:spLocks noChangeArrowheads="1"/>
                          </wps:cNvSpPr>
                          <wps:spPr bwMode="auto">
                            <a:xfrm>
                              <a:off x="3088" y="1547"/>
                              <a:ext cx="929" cy="27"/>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F4AA9" w14:textId="77777777" w:rsidR="00A57D49" w:rsidRDefault="00A57D49" w:rsidP="00371F06">
                                <w:pPr>
                                  <w:jc w:val="center"/>
                                </w:pPr>
                              </w:p>
                            </w:txbxContent>
                          </wps:txbx>
                          <wps:bodyPr rot="0" vert="horz" wrap="square" lIns="91440" tIns="45720" rIns="91440" bIns="45720" anchor="t" anchorCtr="0" upright="1">
                            <a:noAutofit/>
                          </wps:bodyPr>
                        </wps:wsp>
                        <wps:wsp>
                          <wps:cNvPr id="499" name="Rectangle 503"/>
                          <wps:cNvSpPr>
                            <a:spLocks noChangeArrowheads="1"/>
                          </wps:cNvSpPr>
                          <wps:spPr bwMode="auto">
                            <a:xfrm>
                              <a:off x="3088" y="1574"/>
                              <a:ext cx="929" cy="9"/>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504"/>
                          <wps:cNvSpPr>
                            <a:spLocks noChangeArrowheads="1"/>
                          </wps:cNvSpPr>
                          <wps:spPr bwMode="auto">
                            <a:xfrm>
                              <a:off x="3088" y="1583"/>
                              <a:ext cx="929"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505"/>
                          <wps:cNvSpPr>
                            <a:spLocks noChangeArrowheads="1"/>
                          </wps:cNvSpPr>
                          <wps:spPr bwMode="auto">
                            <a:xfrm>
                              <a:off x="3088" y="1610"/>
                              <a:ext cx="929"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506"/>
                          <wps:cNvSpPr>
                            <a:spLocks noChangeArrowheads="1"/>
                          </wps:cNvSpPr>
                          <wps:spPr bwMode="auto">
                            <a:xfrm>
                              <a:off x="3088" y="1619"/>
                              <a:ext cx="929" cy="1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507"/>
                          <wps:cNvSpPr>
                            <a:spLocks noChangeArrowheads="1"/>
                          </wps:cNvSpPr>
                          <wps:spPr bwMode="auto">
                            <a:xfrm>
                              <a:off x="3088" y="1629"/>
                              <a:ext cx="929"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508"/>
                          <wps:cNvSpPr>
                            <a:spLocks noChangeArrowheads="1"/>
                          </wps:cNvSpPr>
                          <wps:spPr bwMode="auto">
                            <a:xfrm>
                              <a:off x="3088" y="1656"/>
                              <a:ext cx="929" cy="18"/>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509"/>
                          <wps:cNvSpPr>
                            <a:spLocks noChangeArrowheads="1"/>
                          </wps:cNvSpPr>
                          <wps:spPr bwMode="auto">
                            <a:xfrm>
                              <a:off x="3088" y="1674"/>
                              <a:ext cx="929" cy="36"/>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10"/>
                          <wps:cNvSpPr>
                            <a:spLocks noChangeArrowheads="1"/>
                          </wps:cNvSpPr>
                          <wps:spPr bwMode="auto">
                            <a:xfrm>
                              <a:off x="3088" y="1710"/>
                              <a:ext cx="929"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11"/>
                          <wps:cNvSpPr>
                            <a:spLocks noChangeArrowheads="1"/>
                          </wps:cNvSpPr>
                          <wps:spPr bwMode="auto">
                            <a:xfrm>
                              <a:off x="3088" y="1738"/>
                              <a:ext cx="929"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12"/>
                          <wps:cNvSpPr>
                            <a:spLocks noChangeArrowheads="1"/>
                          </wps:cNvSpPr>
                          <wps:spPr bwMode="auto">
                            <a:xfrm>
                              <a:off x="3088" y="1765"/>
                              <a:ext cx="929" cy="4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13"/>
                          <wps:cNvSpPr>
                            <a:spLocks noChangeArrowheads="1"/>
                          </wps:cNvSpPr>
                          <wps:spPr bwMode="auto">
                            <a:xfrm>
                              <a:off x="3088" y="1811"/>
                              <a:ext cx="929"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14"/>
                          <wps:cNvSpPr>
                            <a:spLocks noChangeArrowheads="1"/>
                          </wps:cNvSpPr>
                          <wps:spPr bwMode="auto">
                            <a:xfrm>
                              <a:off x="3088" y="1838"/>
                              <a:ext cx="929"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15"/>
                          <wps:cNvSpPr>
                            <a:spLocks noChangeArrowheads="1"/>
                          </wps:cNvSpPr>
                          <wps:spPr bwMode="auto">
                            <a:xfrm>
                              <a:off x="3088" y="1892"/>
                              <a:ext cx="929"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16"/>
                          <wps:cNvSpPr>
                            <a:spLocks noChangeArrowheads="1"/>
                          </wps:cNvSpPr>
                          <wps:spPr bwMode="auto">
                            <a:xfrm>
                              <a:off x="3088" y="1911"/>
                              <a:ext cx="929"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17"/>
                          <wps:cNvSpPr>
                            <a:spLocks noChangeArrowheads="1"/>
                          </wps:cNvSpPr>
                          <wps:spPr bwMode="auto">
                            <a:xfrm>
                              <a:off x="3088" y="1947"/>
                              <a:ext cx="929"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18"/>
                          <wps:cNvSpPr>
                            <a:spLocks noChangeArrowheads="1"/>
                          </wps:cNvSpPr>
                          <wps:spPr bwMode="auto">
                            <a:xfrm>
                              <a:off x="3090" y="903"/>
                              <a:ext cx="929"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6" name="Picture 5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500" y="591"/>
                              <a:ext cx="956"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7" name="Picture 5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500" y="591"/>
                              <a:ext cx="956"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522"/>
                          <wps:cNvSpPr>
                            <a:spLocks noChangeArrowheads="1"/>
                          </wps:cNvSpPr>
                          <wps:spPr bwMode="auto">
                            <a:xfrm>
                              <a:off x="4482" y="573"/>
                              <a:ext cx="938" cy="109"/>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523"/>
                          <wps:cNvSpPr>
                            <a:spLocks noChangeArrowheads="1"/>
                          </wps:cNvSpPr>
                          <wps:spPr bwMode="auto">
                            <a:xfrm>
                              <a:off x="4482" y="682"/>
                              <a:ext cx="938" cy="28"/>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524"/>
                          <wps:cNvSpPr>
                            <a:spLocks noChangeArrowheads="1"/>
                          </wps:cNvSpPr>
                          <wps:spPr bwMode="auto">
                            <a:xfrm>
                              <a:off x="4482" y="710"/>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525"/>
                          <wps:cNvSpPr>
                            <a:spLocks noChangeArrowheads="1"/>
                          </wps:cNvSpPr>
                          <wps:spPr bwMode="auto">
                            <a:xfrm>
                              <a:off x="4482" y="792"/>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526"/>
                          <wps:cNvSpPr>
                            <a:spLocks noChangeArrowheads="1"/>
                          </wps:cNvSpPr>
                          <wps:spPr bwMode="auto">
                            <a:xfrm>
                              <a:off x="4482" y="801"/>
                              <a:ext cx="938" cy="4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527"/>
                          <wps:cNvSpPr>
                            <a:spLocks noChangeArrowheads="1"/>
                          </wps:cNvSpPr>
                          <wps:spPr bwMode="auto">
                            <a:xfrm>
                              <a:off x="4482" y="846"/>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528"/>
                          <wps:cNvSpPr>
                            <a:spLocks noChangeArrowheads="1"/>
                          </wps:cNvSpPr>
                          <wps:spPr bwMode="auto">
                            <a:xfrm>
                              <a:off x="4482" y="855"/>
                              <a:ext cx="938" cy="2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529"/>
                          <wps:cNvSpPr>
                            <a:spLocks noChangeArrowheads="1"/>
                          </wps:cNvSpPr>
                          <wps:spPr bwMode="auto">
                            <a:xfrm>
                              <a:off x="4482" y="883"/>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530"/>
                          <wps:cNvSpPr>
                            <a:spLocks noChangeArrowheads="1"/>
                          </wps:cNvSpPr>
                          <wps:spPr bwMode="auto">
                            <a:xfrm>
                              <a:off x="4482" y="910"/>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531"/>
                          <wps:cNvSpPr>
                            <a:spLocks noChangeArrowheads="1"/>
                          </wps:cNvSpPr>
                          <wps:spPr bwMode="auto">
                            <a:xfrm>
                              <a:off x="4482" y="928"/>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532"/>
                          <wps:cNvSpPr>
                            <a:spLocks noChangeArrowheads="1"/>
                          </wps:cNvSpPr>
                          <wps:spPr bwMode="auto">
                            <a:xfrm>
                              <a:off x="4482" y="937"/>
                              <a:ext cx="938" cy="27"/>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533"/>
                          <wps:cNvSpPr>
                            <a:spLocks noChangeArrowheads="1"/>
                          </wps:cNvSpPr>
                          <wps:spPr bwMode="auto">
                            <a:xfrm>
                              <a:off x="4482" y="964"/>
                              <a:ext cx="938" cy="28"/>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534"/>
                          <wps:cNvSpPr>
                            <a:spLocks noChangeArrowheads="1"/>
                          </wps:cNvSpPr>
                          <wps:spPr bwMode="auto">
                            <a:xfrm>
                              <a:off x="4482" y="992"/>
                              <a:ext cx="938" cy="9"/>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535"/>
                          <wps:cNvSpPr>
                            <a:spLocks noChangeArrowheads="1"/>
                          </wps:cNvSpPr>
                          <wps:spPr bwMode="auto">
                            <a:xfrm>
                              <a:off x="4482" y="1001"/>
                              <a:ext cx="938" cy="36"/>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536"/>
                          <wps:cNvSpPr>
                            <a:spLocks noChangeArrowheads="1"/>
                          </wps:cNvSpPr>
                          <wps:spPr bwMode="auto">
                            <a:xfrm>
                              <a:off x="4482" y="1037"/>
                              <a:ext cx="938" cy="27"/>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537"/>
                          <wps:cNvSpPr>
                            <a:spLocks noChangeArrowheads="1"/>
                          </wps:cNvSpPr>
                          <wps:spPr bwMode="auto">
                            <a:xfrm>
                              <a:off x="4482" y="1064"/>
                              <a:ext cx="938" cy="19"/>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538"/>
                          <wps:cNvSpPr>
                            <a:spLocks noChangeArrowheads="1"/>
                          </wps:cNvSpPr>
                          <wps:spPr bwMode="auto">
                            <a:xfrm>
                              <a:off x="4482" y="1083"/>
                              <a:ext cx="938" cy="36"/>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539"/>
                          <wps:cNvSpPr>
                            <a:spLocks noChangeArrowheads="1"/>
                          </wps:cNvSpPr>
                          <wps:spPr bwMode="auto">
                            <a:xfrm>
                              <a:off x="4482" y="1119"/>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40"/>
                          <wps:cNvSpPr>
                            <a:spLocks noChangeArrowheads="1"/>
                          </wps:cNvSpPr>
                          <wps:spPr bwMode="auto">
                            <a:xfrm>
                              <a:off x="4482" y="1128"/>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541"/>
                          <wps:cNvSpPr>
                            <a:spLocks noChangeArrowheads="1"/>
                          </wps:cNvSpPr>
                          <wps:spPr bwMode="auto">
                            <a:xfrm>
                              <a:off x="4482" y="1146"/>
                              <a:ext cx="938" cy="2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542"/>
                          <wps:cNvSpPr>
                            <a:spLocks noChangeArrowheads="1"/>
                          </wps:cNvSpPr>
                          <wps:spPr bwMode="auto">
                            <a:xfrm>
                              <a:off x="4482" y="1174"/>
                              <a:ext cx="938" cy="9"/>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543"/>
                          <wps:cNvSpPr>
                            <a:spLocks noChangeArrowheads="1"/>
                          </wps:cNvSpPr>
                          <wps:spPr bwMode="auto">
                            <a:xfrm>
                              <a:off x="4482" y="1183"/>
                              <a:ext cx="938" cy="27"/>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544"/>
                          <wps:cNvSpPr>
                            <a:spLocks noChangeArrowheads="1"/>
                          </wps:cNvSpPr>
                          <wps:spPr bwMode="auto">
                            <a:xfrm>
                              <a:off x="4482" y="1210"/>
                              <a:ext cx="938" cy="9"/>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545"/>
                          <wps:cNvSpPr>
                            <a:spLocks noChangeArrowheads="1"/>
                          </wps:cNvSpPr>
                          <wps:spPr bwMode="auto">
                            <a:xfrm>
                              <a:off x="4482" y="1219"/>
                              <a:ext cx="938" cy="9"/>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546"/>
                          <wps:cNvSpPr>
                            <a:spLocks noChangeArrowheads="1"/>
                          </wps:cNvSpPr>
                          <wps:spPr bwMode="auto">
                            <a:xfrm>
                              <a:off x="4482" y="1228"/>
                              <a:ext cx="938" cy="28"/>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47"/>
                          <wps:cNvSpPr>
                            <a:spLocks noChangeArrowheads="1"/>
                          </wps:cNvSpPr>
                          <wps:spPr bwMode="auto">
                            <a:xfrm>
                              <a:off x="4482" y="1256"/>
                              <a:ext cx="938" cy="36"/>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548"/>
                          <wps:cNvSpPr>
                            <a:spLocks noChangeArrowheads="1"/>
                          </wps:cNvSpPr>
                          <wps:spPr bwMode="auto">
                            <a:xfrm>
                              <a:off x="4482" y="1292"/>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549"/>
                          <wps:cNvSpPr>
                            <a:spLocks noChangeArrowheads="1"/>
                          </wps:cNvSpPr>
                          <wps:spPr bwMode="auto">
                            <a:xfrm>
                              <a:off x="4482" y="1301"/>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550"/>
                          <wps:cNvSpPr>
                            <a:spLocks noChangeArrowheads="1"/>
                          </wps:cNvSpPr>
                          <wps:spPr bwMode="auto">
                            <a:xfrm>
                              <a:off x="4482" y="1310"/>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551"/>
                          <wps:cNvSpPr>
                            <a:spLocks noChangeArrowheads="1"/>
                          </wps:cNvSpPr>
                          <wps:spPr bwMode="auto">
                            <a:xfrm>
                              <a:off x="4482" y="1337"/>
                              <a:ext cx="938" cy="1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52"/>
                          <wps:cNvSpPr>
                            <a:spLocks noChangeArrowheads="1"/>
                          </wps:cNvSpPr>
                          <wps:spPr bwMode="auto">
                            <a:xfrm>
                              <a:off x="4482" y="1356"/>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53"/>
                          <wps:cNvSpPr>
                            <a:spLocks noChangeArrowheads="1"/>
                          </wps:cNvSpPr>
                          <wps:spPr bwMode="auto">
                            <a:xfrm>
                              <a:off x="4482" y="1383"/>
                              <a:ext cx="938" cy="36"/>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54"/>
                          <wps:cNvSpPr>
                            <a:spLocks noChangeArrowheads="1"/>
                          </wps:cNvSpPr>
                          <wps:spPr bwMode="auto">
                            <a:xfrm>
                              <a:off x="4482" y="1419"/>
                              <a:ext cx="938" cy="28"/>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55"/>
                          <wps:cNvSpPr>
                            <a:spLocks noChangeArrowheads="1"/>
                          </wps:cNvSpPr>
                          <wps:spPr bwMode="auto">
                            <a:xfrm>
                              <a:off x="4482" y="1447"/>
                              <a:ext cx="938" cy="3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56"/>
                          <wps:cNvSpPr>
                            <a:spLocks noChangeArrowheads="1"/>
                          </wps:cNvSpPr>
                          <wps:spPr bwMode="auto">
                            <a:xfrm>
                              <a:off x="4482" y="1483"/>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57"/>
                          <wps:cNvSpPr>
                            <a:spLocks noChangeArrowheads="1"/>
                          </wps:cNvSpPr>
                          <wps:spPr bwMode="auto">
                            <a:xfrm>
                              <a:off x="4482" y="1510"/>
                              <a:ext cx="938" cy="6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58"/>
                          <wps:cNvSpPr>
                            <a:spLocks noChangeArrowheads="1"/>
                          </wps:cNvSpPr>
                          <wps:spPr bwMode="auto">
                            <a:xfrm>
                              <a:off x="4482" y="1574"/>
                              <a:ext cx="938" cy="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559"/>
                          <wps:cNvSpPr>
                            <a:spLocks noChangeArrowheads="1"/>
                          </wps:cNvSpPr>
                          <wps:spPr bwMode="auto">
                            <a:xfrm>
                              <a:off x="4482" y="1583"/>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60"/>
                          <wps:cNvSpPr>
                            <a:spLocks noChangeArrowheads="1"/>
                          </wps:cNvSpPr>
                          <wps:spPr bwMode="auto">
                            <a:xfrm>
                              <a:off x="4482" y="1619"/>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561"/>
                          <wps:cNvSpPr>
                            <a:spLocks noChangeArrowheads="1"/>
                          </wps:cNvSpPr>
                          <wps:spPr bwMode="auto">
                            <a:xfrm>
                              <a:off x="4489" y="581"/>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Rectangle 562"/>
                          <wps:cNvSpPr>
                            <a:spLocks noChangeArrowheads="1"/>
                          </wps:cNvSpPr>
                          <wps:spPr bwMode="auto">
                            <a:xfrm>
                              <a:off x="4753" y="739"/>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14EE2" w14:textId="77777777" w:rsidR="00A57D49" w:rsidRDefault="00A57D49">
                                <w:r>
                                  <w:rPr>
                                    <w:rFonts w:ascii="Calibri" w:hAnsi="Calibri" w:cs="Calibri"/>
                                    <w:color w:val="000000"/>
                                  </w:rPr>
                                  <w:t xml:space="preserve">Host </w:t>
                                </w:r>
                              </w:p>
                            </w:txbxContent>
                          </wps:txbx>
                          <wps:bodyPr rot="0" vert="horz" wrap="none" lIns="0" tIns="0" rIns="0" bIns="0" anchor="t" anchorCtr="0">
                            <a:spAutoFit/>
                          </wps:bodyPr>
                        </wps:wsp>
                        <wps:wsp>
                          <wps:cNvPr id="559" name="Rectangle 563"/>
                          <wps:cNvSpPr>
                            <a:spLocks noChangeArrowheads="1"/>
                          </wps:cNvSpPr>
                          <wps:spPr bwMode="auto">
                            <a:xfrm>
                              <a:off x="4560" y="1001"/>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A544F" w14:textId="77777777" w:rsidR="00A57D49" w:rsidRDefault="00A57D49">
                                <w:r>
                                  <w:rPr>
                                    <w:rFonts w:ascii="Calibri" w:hAnsi="Calibri" w:cs="Calibri"/>
                                    <w:color w:val="000000"/>
                                  </w:rPr>
                                  <w:t xml:space="preserve">interface  </w:t>
                                </w:r>
                              </w:p>
                            </w:txbxContent>
                          </wps:txbx>
                          <wps:bodyPr rot="0" vert="horz" wrap="none" lIns="0" tIns="0" rIns="0" bIns="0" anchor="t" anchorCtr="0">
                            <a:spAutoFit/>
                          </wps:bodyPr>
                        </wps:wsp>
                        <wps:wsp>
                          <wps:cNvPr id="560" name="Rectangle 564"/>
                          <wps:cNvSpPr>
                            <a:spLocks noChangeArrowheads="1"/>
                          </wps:cNvSpPr>
                          <wps:spPr bwMode="auto">
                            <a:xfrm>
                              <a:off x="4780" y="1263"/>
                              <a:ext cx="35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0889" w14:textId="77777777" w:rsidR="00A57D49" w:rsidRDefault="00A57D49">
                                <w:r>
                                  <w:rPr>
                                    <w:rFonts w:ascii="Calibri" w:hAnsi="Calibri" w:cs="Calibri"/>
                                    <w:color w:val="000000"/>
                                  </w:rPr>
                                  <w:t>LAG</w:t>
                                </w:r>
                              </w:p>
                            </w:txbxContent>
                          </wps:txbx>
                          <wps:bodyPr rot="0" vert="horz" wrap="none" lIns="0" tIns="0" rIns="0" bIns="0" anchor="t" anchorCtr="0">
                            <a:spAutoFit/>
                          </wps:bodyPr>
                        </wps:wsp>
                        <pic:pic xmlns:pic="http://schemas.openxmlformats.org/drawingml/2006/picture">
                          <pic:nvPicPr>
                            <pic:cNvPr id="561" name="Picture 5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819" y="910"/>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2" name="Picture 5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819" y="910"/>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Rectangle 567"/>
                          <wps:cNvSpPr>
                            <a:spLocks noChangeArrowheads="1"/>
                          </wps:cNvSpPr>
                          <wps:spPr bwMode="auto">
                            <a:xfrm>
                              <a:off x="4810" y="901"/>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68"/>
                          <wps:cNvSpPr>
                            <a:spLocks noChangeArrowheads="1"/>
                          </wps:cNvSpPr>
                          <wps:spPr bwMode="auto">
                            <a:xfrm>
                              <a:off x="4810" y="1001"/>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69"/>
                          <wps:cNvSpPr>
                            <a:spLocks noChangeArrowheads="1"/>
                          </wps:cNvSpPr>
                          <wps:spPr bwMode="auto">
                            <a:xfrm>
                              <a:off x="4810" y="1037"/>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70"/>
                          <wps:cNvSpPr>
                            <a:spLocks noChangeArrowheads="1"/>
                          </wps:cNvSpPr>
                          <wps:spPr bwMode="auto">
                            <a:xfrm>
                              <a:off x="4810" y="1119"/>
                              <a:ext cx="938" cy="5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71"/>
                          <wps:cNvSpPr>
                            <a:spLocks noChangeArrowheads="1"/>
                          </wps:cNvSpPr>
                          <wps:spPr bwMode="auto">
                            <a:xfrm>
                              <a:off x="4810" y="1174"/>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72"/>
                          <wps:cNvSpPr>
                            <a:spLocks noChangeArrowheads="1"/>
                          </wps:cNvSpPr>
                          <wps:spPr bwMode="auto">
                            <a:xfrm>
                              <a:off x="4810" y="1183"/>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73"/>
                          <wps:cNvSpPr>
                            <a:spLocks noChangeArrowheads="1"/>
                          </wps:cNvSpPr>
                          <wps:spPr bwMode="auto">
                            <a:xfrm>
                              <a:off x="4810" y="1201"/>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74"/>
                          <wps:cNvSpPr>
                            <a:spLocks noChangeArrowheads="1"/>
                          </wps:cNvSpPr>
                          <wps:spPr bwMode="auto">
                            <a:xfrm>
                              <a:off x="4810" y="1228"/>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75"/>
                          <wps:cNvSpPr>
                            <a:spLocks noChangeArrowheads="1"/>
                          </wps:cNvSpPr>
                          <wps:spPr bwMode="auto">
                            <a:xfrm>
                              <a:off x="4810" y="1246"/>
                              <a:ext cx="938" cy="1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76"/>
                          <wps:cNvSpPr>
                            <a:spLocks noChangeArrowheads="1"/>
                          </wps:cNvSpPr>
                          <wps:spPr bwMode="auto">
                            <a:xfrm>
                              <a:off x="4810" y="1265"/>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77"/>
                          <wps:cNvSpPr>
                            <a:spLocks noChangeArrowheads="1"/>
                          </wps:cNvSpPr>
                          <wps:spPr bwMode="auto">
                            <a:xfrm>
                              <a:off x="4810" y="1283"/>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78"/>
                          <wps:cNvSpPr>
                            <a:spLocks noChangeArrowheads="1"/>
                          </wps:cNvSpPr>
                          <wps:spPr bwMode="auto">
                            <a:xfrm>
                              <a:off x="4810" y="1319"/>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79"/>
                          <wps:cNvSpPr>
                            <a:spLocks noChangeArrowheads="1"/>
                          </wps:cNvSpPr>
                          <wps:spPr bwMode="auto">
                            <a:xfrm>
                              <a:off x="4810" y="1328"/>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80"/>
                          <wps:cNvSpPr>
                            <a:spLocks noChangeArrowheads="1"/>
                          </wps:cNvSpPr>
                          <wps:spPr bwMode="auto">
                            <a:xfrm>
                              <a:off x="4810" y="1365"/>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81"/>
                          <wps:cNvSpPr>
                            <a:spLocks noChangeArrowheads="1"/>
                          </wps:cNvSpPr>
                          <wps:spPr bwMode="auto">
                            <a:xfrm>
                              <a:off x="4810" y="1383"/>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82"/>
                          <wps:cNvSpPr>
                            <a:spLocks noChangeArrowheads="1"/>
                          </wps:cNvSpPr>
                          <wps:spPr bwMode="auto">
                            <a:xfrm>
                              <a:off x="4810" y="1401"/>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83"/>
                          <wps:cNvSpPr>
                            <a:spLocks noChangeArrowheads="1"/>
                          </wps:cNvSpPr>
                          <wps:spPr bwMode="auto">
                            <a:xfrm>
                              <a:off x="4810" y="1410"/>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84"/>
                          <wps:cNvSpPr>
                            <a:spLocks noChangeArrowheads="1"/>
                          </wps:cNvSpPr>
                          <wps:spPr bwMode="auto">
                            <a:xfrm>
                              <a:off x="4810" y="1438"/>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85"/>
                          <wps:cNvSpPr>
                            <a:spLocks noChangeArrowheads="1"/>
                          </wps:cNvSpPr>
                          <wps:spPr bwMode="auto">
                            <a:xfrm>
                              <a:off x="4810" y="1447"/>
                              <a:ext cx="938" cy="27"/>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86"/>
                          <wps:cNvSpPr>
                            <a:spLocks noChangeArrowheads="1"/>
                          </wps:cNvSpPr>
                          <wps:spPr bwMode="auto">
                            <a:xfrm>
                              <a:off x="4810" y="1474"/>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87"/>
                          <wps:cNvSpPr>
                            <a:spLocks noChangeArrowheads="1"/>
                          </wps:cNvSpPr>
                          <wps:spPr bwMode="auto">
                            <a:xfrm>
                              <a:off x="4810" y="1492"/>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88"/>
                          <wps:cNvSpPr>
                            <a:spLocks noChangeArrowheads="1"/>
                          </wps:cNvSpPr>
                          <wps:spPr bwMode="auto">
                            <a:xfrm>
                              <a:off x="4810" y="1510"/>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89"/>
                          <wps:cNvSpPr>
                            <a:spLocks noChangeArrowheads="1"/>
                          </wps:cNvSpPr>
                          <wps:spPr bwMode="auto">
                            <a:xfrm>
                              <a:off x="4810" y="1529"/>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90"/>
                          <wps:cNvSpPr>
                            <a:spLocks noChangeArrowheads="1"/>
                          </wps:cNvSpPr>
                          <wps:spPr bwMode="auto">
                            <a:xfrm>
                              <a:off x="4810" y="1547"/>
                              <a:ext cx="938" cy="27"/>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91"/>
                          <wps:cNvSpPr>
                            <a:spLocks noChangeArrowheads="1"/>
                          </wps:cNvSpPr>
                          <wps:spPr bwMode="auto">
                            <a:xfrm>
                              <a:off x="4810" y="1574"/>
                              <a:ext cx="938" cy="9"/>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92"/>
                          <wps:cNvSpPr>
                            <a:spLocks noChangeArrowheads="1"/>
                          </wps:cNvSpPr>
                          <wps:spPr bwMode="auto">
                            <a:xfrm>
                              <a:off x="4810" y="1583"/>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93"/>
                          <wps:cNvSpPr>
                            <a:spLocks noChangeArrowheads="1"/>
                          </wps:cNvSpPr>
                          <wps:spPr bwMode="auto">
                            <a:xfrm>
                              <a:off x="4810" y="1610"/>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94"/>
                          <wps:cNvSpPr>
                            <a:spLocks noChangeArrowheads="1"/>
                          </wps:cNvSpPr>
                          <wps:spPr bwMode="auto">
                            <a:xfrm>
                              <a:off x="4810" y="1619"/>
                              <a:ext cx="938" cy="1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95"/>
                          <wps:cNvSpPr>
                            <a:spLocks noChangeArrowheads="1"/>
                          </wps:cNvSpPr>
                          <wps:spPr bwMode="auto">
                            <a:xfrm>
                              <a:off x="4810" y="1629"/>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96"/>
                          <wps:cNvSpPr>
                            <a:spLocks noChangeArrowheads="1"/>
                          </wps:cNvSpPr>
                          <wps:spPr bwMode="auto">
                            <a:xfrm>
                              <a:off x="4810" y="1656"/>
                              <a:ext cx="938" cy="18"/>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97"/>
                          <wps:cNvSpPr>
                            <a:spLocks noChangeArrowheads="1"/>
                          </wps:cNvSpPr>
                          <wps:spPr bwMode="auto">
                            <a:xfrm>
                              <a:off x="4810" y="1674"/>
                              <a:ext cx="938" cy="36"/>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98"/>
                          <wps:cNvSpPr>
                            <a:spLocks noChangeArrowheads="1"/>
                          </wps:cNvSpPr>
                          <wps:spPr bwMode="auto">
                            <a:xfrm>
                              <a:off x="4810" y="1710"/>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99"/>
                          <wps:cNvSpPr>
                            <a:spLocks noChangeArrowheads="1"/>
                          </wps:cNvSpPr>
                          <wps:spPr bwMode="auto">
                            <a:xfrm>
                              <a:off x="4810" y="1738"/>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600"/>
                          <wps:cNvSpPr>
                            <a:spLocks noChangeArrowheads="1"/>
                          </wps:cNvSpPr>
                          <wps:spPr bwMode="auto">
                            <a:xfrm>
                              <a:off x="4810" y="1765"/>
                              <a:ext cx="938" cy="4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601"/>
                          <wps:cNvSpPr>
                            <a:spLocks noChangeArrowheads="1"/>
                          </wps:cNvSpPr>
                          <wps:spPr bwMode="auto">
                            <a:xfrm>
                              <a:off x="4810" y="1811"/>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602"/>
                          <wps:cNvSpPr>
                            <a:spLocks noChangeArrowheads="1"/>
                          </wps:cNvSpPr>
                          <wps:spPr bwMode="auto">
                            <a:xfrm>
                              <a:off x="4810" y="1838"/>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603"/>
                          <wps:cNvSpPr>
                            <a:spLocks noChangeArrowheads="1"/>
                          </wps:cNvSpPr>
                          <wps:spPr bwMode="auto">
                            <a:xfrm>
                              <a:off x="4810" y="1892"/>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604"/>
                          <wps:cNvSpPr>
                            <a:spLocks noChangeArrowheads="1"/>
                          </wps:cNvSpPr>
                          <wps:spPr bwMode="auto">
                            <a:xfrm>
                              <a:off x="4810" y="1911"/>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605"/>
                          <wps:cNvSpPr>
                            <a:spLocks noChangeArrowheads="1"/>
                          </wps:cNvSpPr>
                          <wps:spPr bwMode="auto">
                            <a:xfrm>
                              <a:off x="4810" y="1947"/>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606"/>
                          <wps:cNvSpPr>
                            <a:spLocks noChangeArrowheads="1"/>
                          </wps:cNvSpPr>
                          <wps:spPr bwMode="auto">
                            <a:xfrm>
                              <a:off x="4811" y="903"/>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Rectangle 607"/>
                          <wps:cNvSpPr>
                            <a:spLocks noChangeArrowheads="1"/>
                          </wps:cNvSpPr>
                          <wps:spPr bwMode="auto">
                            <a:xfrm>
                              <a:off x="5075" y="1061"/>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42FB6" w14:textId="77777777" w:rsidR="00A57D49" w:rsidRDefault="00A57D49">
                                <w:r>
                                  <w:rPr>
                                    <w:rFonts w:ascii="Calibri" w:hAnsi="Calibri" w:cs="Calibri"/>
                                    <w:color w:val="000000"/>
                                  </w:rPr>
                                  <w:t xml:space="preserve">Host </w:t>
                                </w:r>
                              </w:p>
                            </w:txbxContent>
                          </wps:txbx>
                          <wps:bodyPr rot="0" vert="horz" wrap="none" lIns="0" tIns="0" rIns="0" bIns="0" anchor="t" anchorCtr="0">
                            <a:spAutoFit/>
                          </wps:bodyPr>
                        </wps:wsp>
                        <wps:wsp>
                          <wps:cNvPr id="604" name="Rectangle 608"/>
                          <wps:cNvSpPr>
                            <a:spLocks noChangeArrowheads="1"/>
                          </wps:cNvSpPr>
                          <wps:spPr bwMode="auto">
                            <a:xfrm>
                              <a:off x="4883" y="1323"/>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9B3EC" w14:textId="77777777" w:rsidR="00A57D49" w:rsidRDefault="00A57D49">
                                <w:r>
                                  <w:rPr>
                                    <w:rFonts w:ascii="Calibri" w:hAnsi="Calibri" w:cs="Calibri"/>
                                    <w:color w:val="000000"/>
                                  </w:rPr>
                                  <w:t xml:space="preserve">Interface  </w:t>
                                </w:r>
                              </w:p>
                            </w:txbxContent>
                          </wps:txbx>
                          <wps:bodyPr rot="0" vert="horz" wrap="none" lIns="0" tIns="0" rIns="0" bIns="0" anchor="t" anchorCtr="0">
                            <a:spAutoFit/>
                          </wps:bodyPr>
                        </wps:wsp>
                      </wpg:wgp>
                      <wps:wsp>
                        <wps:cNvPr id="605" name="Rectangle 610"/>
                        <wps:cNvSpPr>
                          <a:spLocks noChangeArrowheads="1"/>
                        </wps:cNvSpPr>
                        <wps:spPr bwMode="auto">
                          <a:xfrm>
                            <a:off x="3237230" y="1006475"/>
                            <a:ext cx="2330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B56A1" w14:textId="77777777" w:rsidR="00A57D49" w:rsidRDefault="00A57D49">
                              <w:r>
                                <w:rPr>
                                  <w:rFonts w:ascii="Calibri" w:hAnsi="Calibri" w:cs="Calibri"/>
                                  <w:b/>
                                  <w:bCs/>
                                  <w:color w:val="000000"/>
                                </w:rPr>
                                <w:t>LAG</w:t>
                              </w:r>
                            </w:p>
                          </w:txbxContent>
                        </wps:txbx>
                        <wps:bodyPr rot="0" vert="horz" wrap="none" lIns="0" tIns="0" rIns="0" bIns="0" anchor="t" anchorCtr="0">
                          <a:spAutoFit/>
                        </wps:bodyPr>
                      </wps:wsp>
                      <pic:pic xmlns:pic="http://schemas.openxmlformats.org/drawingml/2006/picture">
                        <pic:nvPicPr>
                          <pic:cNvPr id="606" name="Picture 6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014470" y="375285"/>
                            <a:ext cx="607060"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7" name="Picture 6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014470" y="375285"/>
                            <a:ext cx="607060"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8" name="Rectangle 613"/>
                        <wps:cNvSpPr>
                          <a:spLocks noChangeArrowheads="1"/>
                        </wps:cNvSpPr>
                        <wps:spPr bwMode="auto">
                          <a:xfrm>
                            <a:off x="4002405" y="363855"/>
                            <a:ext cx="596265" cy="69215"/>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14"/>
                        <wps:cNvSpPr>
                          <a:spLocks noChangeArrowheads="1"/>
                        </wps:cNvSpPr>
                        <wps:spPr bwMode="auto">
                          <a:xfrm>
                            <a:off x="4002405" y="433070"/>
                            <a:ext cx="596265" cy="1778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15"/>
                        <wps:cNvSpPr>
                          <a:spLocks noChangeArrowheads="1"/>
                        </wps:cNvSpPr>
                        <wps:spPr bwMode="auto">
                          <a:xfrm>
                            <a:off x="4002405" y="450850"/>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616"/>
                        <wps:cNvSpPr>
                          <a:spLocks noChangeArrowheads="1"/>
                        </wps:cNvSpPr>
                        <wps:spPr bwMode="auto">
                          <a:xfrm>
                            <a:off x="4002405" y="502920"/>
                            <a:ext cx="596265" cy="5715"/>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617"/>
                        <wps:cNvSpPr>
                          <a:spLocks noChangeArrowheads="1"/>
                        </wps:cNvSpPr>
                        <wps:spPr bwMode="auto">
                          <a:xfrm>
                            <a:off x="4002405" y="508635"/>
                            <a:ext cx="596265" cy="2857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18"/>
                        <wps:cNvSpPr>
                          <a:spLocks noChangeArrowheads="1"/>
                        </wps:cNvSpPr>
                        <wps:spPr bwMode="auto">
                          <a:xfrm>
                            <a:off x="4002405" y="53721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19"/>
                        <wps:cNvSpPr>
                          <a:spLocks noChangeArrowheads="1"/>
                        </wps:cNvSpPr>
                        <wps:spPr bwMode="auto">
                          <a:xfrm>
                            <a:off x="4002405" y="542925"/>
                            <a:ext cx="596265" cy="1778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20"/>
                        <wps:cNvSpPr>
                          <a:spLocks noChangeArrowheads="1"/>
                        </wps:cNvSpPr>
                        <wps:spPr bwMode="auto">
                          <a:xfrm>
                            <a:off x="4002405" y="56070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21"/>
                        <wps:cNvSpPr>
                          <a:spLocks noChangeArrowheads="1"/>
                        </wps:cNvSpPr>
                        <wps:spPr bwMode="auto">
                          <a:xfrm>
                            <a:off x="4002405" y="57785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22"/>
                        <wps:cNvSpPr>
                          <a:spLocks noChangeArrowheads="1"/>
                        </wps:cNvSpPr>
                        <wps:spPr bwMode="auto">
                          <a:xfrm>
                            <a:off x="4002405" y="589280"/>
                            <a:ext cx="596265" cy="571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623"/>
                        <wps:cNvSpPr>
                          <a:spLocks noChangeArrowheads="1"/>
                        </wps:cNvSpPr>
                        <wps:spPr bwMode="auto">
                          <a:xfrm>
                            <a:off x="4002405" y="594995"/>
                            <a:ext cx="596265" cy="17145"/>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624"/>
                        <wps:cNvSpPr>
                          <a:spLocks noChangeArrowheads="1"/>
                        </wps:cNvSpPr>
                        <wps:spPr bwMode="auto">
                          <a:xfrm>
                            <a:off x="4002405" y="612140"/>
                            <a:ext cx="596265" cy="1778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625"/>
                        <wps:cNvSpPr>
                          <a:spLocks noChangeArrowheads="1"/>
                        </wps:cNvSpPr>
                        <wps:spPr bwMode="auto">
                          <a:xfrm>
                            <a:off x="4002405" y="629920"/>
                            <a:ext cx="596265" cy="5715"/>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626"/>
                        <wps:cNvSpPr>
                          <a:spLocks noChangeArrowheads="1"/>
                        </wps:cNvSpPr>
                        <wps:spPr bwMode="auto">
                          <a:xfrm>
                            <a:off x="4002405" y="635635"/>
                            <a:ext cx="596265" cy="22860"/>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627"/>
                        <wps:cNvSpPr>
                          <a:spLocks noChangeArrowheads="1"/>
                        </wps:cNvSpPr>
                        <wps:spPr bwMode="auto">
                          <a:xfrm>
                            <a:off x="4002405" y="658495"/>
                            <a:ext cx="596265" cy="17145"/>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628"/>
                        <wps:cNvSpPr>
                          <a:spLocks noChangeArrowheads="1"/>
                        </wps:cNvSpPr>
                        <wps:spPr bwMode="auto">
                          <a:xfrm>
                            <a:off x="4002405" y="675640"/>
                            <a:ext cx="596265" cy="12065"/>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629"/>
                        <wps:cNvSpPr>
                          <a:spLocks noChangeArrowheads="1"/>
                        </wps:cNvSpPr>
                        <wps:spPr bwMode="auto">
                          <a:xfrm>
                            <a:off x="4002405" y="687705"/>
                            <a:ext cx="596265" cy="2286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630"/>
                        <wps:cNvSpPr>
                          <a:spLocks noChangeArrowheads="1"/>
                        </wps:cNvSpPr>
                        <wps:spPr bwMode="auto">
                          <a:xfrm>
                            <a:off x="4002405" y="710565"/>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631"/>
                        <wps:cNvSpPr>
                          <a:spLocks noChangeArrowheads="1"/>
                        </wps:cNvSpPr>
                        <wps:spPr bwMode="auto">
                          <a:xfrm>
                            <a:off x="4002405" y="716280"/>
                            <a:ext cx="596265" cy="11430"/>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632"/>
                        <wps:cNvSpPr>
                          <a:spLocks noChangeArrowheads="1"/>
                        </wps:cNvSpPr>
                        <wps:spPr bwMode="auto">
                          <a:xfrm>
                            <a:off x="4002405" y="727710"/>
                            <a:ext cx="596265" cy="1778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33"/>
                        <wps:cNvSpPr>
                          <a:spLocks noChangeArrowheads="1"/>
                        </wps:cNvSpPr>
                        <wps:spPr bwMode="auto">
                          <a:xfrm>
                            <a:off x="4002405" y="745490"/>
                            <a:ext cx="596265" cy="5715"/>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634"/>
                        <wps:cNvSpPr>
                          <a:spLocks noChangeArrowheads="1"/>
                        </wps:cNvSpPr>
                        <wps:spPr bwMode="auto">
                          <a:xfrm>
                            <a:off x="4002405" y="751205"/>
                            <a:ext cx="596265" cy="1714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35"/>
                        <wps:cNvSpPr>
                          <a:spLocks noChangeArrowheads="1"/>
                        </wps:cNvSpPr>
                        <wps:spPr bwMode="auto">
                          <a:xfrm>
                            <a:off x="4002405" y="768350"/>
                            <a:ext cx="596265" cy="5715"/>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636"/>
                        <wps:cNvSpPr>
                          <a:spLocks noChangeArrowheads="1"/>
                        </wps:cNvSpPr>
                        <wps:spPr bwMode="auto">
                          <a:xfrm>
                            <a:off x="4002405" y="774065"/>
                            <a:ext cx="596265" cy="5715"/>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37"/>
                        <wps:cNvSpPr>
                          <a:spLocks noChangeArrowheads="1"/>
                        </wps:cNvSpPr>
                        <wps:spPr bwMode="auto">
                          <a:xfrm>
                            <a:off x="4002405" y="779780"/>
                            <a:ext cx="596265" cy="17780"/>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638"/>
                        <wps:cNvSpPr>
                          <a:spLocks noChangeArrowheads="1"/>
                        </wps:cNvSpPr>
                        <wps:spPr bwMode="auto">
                          <a:xfrm>
                            <a:off x="4002405" y="797560"/>
                            <a:ext cx="596265" cy="22860"/>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39"/>
                        <wps:cNvSpPr>
                          <a:spLocks noChangeArrowheads="1"/>
                        </wps:cNvSpPr>
                        <wps:spPr bwMode="auto">
                          <a:xfrm>
                            <a:off x="4002405" y="82042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640"/>
                        <wps:cNvSpPr>
                          <a:spLocks noChangeArrowheads="1"/>
                        </wps:cNvSpPr>
                        <wps:spPr bwMode="auto">
                          <a:xfrm>
                            <a:off x="4002405" y="826135"/>
                            <a:ext cx="596265" cy="5715"/>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41"/>
                        <wps:cNvSpPr>
                          <a:spLocks noChangeArrowheads="1"/>
                        </wps:cNvSpPr>
                        <wps:spPr bwMode="auto">
                          <a:xfrm>
                            <a:off x="4002405" y="831850"/>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642"/>
                        <wps:cNvSpPr>
                          <a:spLocks noChangeArrowheads="1"/>
                        </wps:cNvSpPr>
                        <wps:spPr bwMode="auto">
                          <a:xfrm>
                            <a:off x="4002405" y="848995"/>
                            <a:ext cx="596265" cy="12065"/>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643"/>
                        <wps:cNvSpPr>
                          <a:spLocks noChangeArrowheads="1"/>
                        </wps:cNvSpPr>
                        <wps:spPr bwMode="auto">
                          <a:xfrm>
                            <a:off x="4002405" y="861060"/>
                            <a:ext cx="596265" cy="17145"/>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644"/>
                        <wps:cNvSpPr>
                          <a:spLocks noChangeArrowheads="1"/>
                        </wps:cNvSpPr>
                        <wps:spPr bwMode="auto">
                          <a:xfrm>
                            <a:off x="4002405" y="878205"/>
                            <a:ext cx="596265" cy="2286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645"/>
                        <wps:cNvSpPr>
                          <a:spLocks noChangeArrowheads="1"/>
                        </wps:cNvSpPr>
                        <wps:spPr bwMode="auto">
                          <a:xfrm>
                            <a:off x="4002405" y="901065"/>
                            <a:ext cx="596265" cy="17780"/>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646"/>
                        <wps:cNvSpPr>
                          <a:spLocks noChangeArrowheads="1"/>
                        </wps:cNvSpPr>
                        <wps:spPr bwMode="auto">
                          <a:xfrm>
                            <a:off x="4002405" y="918845"/>
                            <a:ext cx="596265" cy="2286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647"/>
                        <wps:cNvSpPr>
                          <a:spLocks noChangeArrowheads="1"/>
                        </wps:cNvSpPr>
                        <wps:spPr bwMode="auto">
                          <a:xfrm>
                            <a:off x="4002405" y="94170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648"/>
                        <wps:cNvSpPr>
                          <a:spLocks noChangeArrowheads="1"/>
                        </wps:cNvSpPr>
                        <wps:spPr bwMode="auto">
                          <a:xfrm>
                            <a:off x="4002405" y="958850"/>
                            <a:ext cx="596265" cy="4064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649"/>
                        <wps:cNvSpPr>
                          <a:spLocks noChangeArrowheads="1"/>
                        </wps:cNvSpPr>
                        <wps:spPr bwMode="auto">
                          <a:xfrm>
                            <a:off x="4002405" y="999490"/>
                            <a:ext cx="596265" cy="571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650"/>
                        <wps:cNvSpPr>
                          <a:spLocks noChangeArrowheads="1"/>
                        </wps:cNvSpPr>
                        <wps:spPr bwMode="auto">
                          <a:xfrm>
                            <a:off x="4002405" y="100520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651"/>
                        <wps:cNvSpPr>
                          <a:spLocks noChangeArrowheads="1"/>
                        </wps:cNvSpPr>
                        <wps:spPr bwMode="auto">
                          <a:xfrm>
                            <a:off x="4002405" y="102806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652"/>
                        <wps:cNvSpPr>
                          <a:spLocks noChangeArrowheads="1"/>
                        </wps:cNvSpPr>
                        <wps:spPr bwMode="auto">
                          <a:xfrm>
                            <a:off x="4006215" y="36893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Rectangle 653"/>
                        <wps:cNvSpPr>
                          <a:spLocks noChangeArrowheads="1"/>
                        </wps:cNvSpPr>
                        <wps:spPr bwMode="auto">
                          <a:xfrm>
                            <a:off x="4173855" y="46926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23332" w14:textId="77777777" w:rsidR="00A57D49" w:rsidRDefault="00A57D49">
                              <w:r>
                                <w:rPr>
                                  <w:rFonts w:ascii="Calibri" w:hAnsi="Calibri" w:cs="Calibri"/>
                                  <w:color w:val="000000"/>
                                </w:rPr>
                                <w:t xml:space="preserve">Host </w:t>
                              </w:r>
                            </w:p>
                          </w:txbxContent>
                        </wps:txbx>
                        <wps:bodyPr rot="0" vert="horz" wrap="none" lIns="0" tIns="0" rIns="0" bIns="0" anchor="t" anchorCtr="0">
                          <a:spAutoFit/>
                        </wps:bodyPr>
                      </wps:wsp>
                      <wps:wsp>
                        <wps:cNvPr id="649" name="Rectangle 654"/>
                        <wps:cNvSpPr>
                          <a:spLocks noChangeArrowheads="1"/>
                        </wps:cNvSpPr>
                        <wps:spPr bwMode="auto">
                          <a:xfrm>
                            <a:off x="4051300" y="63563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CE76F" w14:textId="77777777" w:rsidR="00A57D49" w:rsidRDefault="00A57D49">
                              <w:r>
                                <w:rPr>
                                  <w:rFonts w:ascii="Calibri" w:hAnsi="Calibri" w:cs="Calibri"/>
                                  <w:color w:val="000000"/>
                                </w:rPr>
                                <w:t xml:space="preserve">interface  </w:t>
                              </w:r>
                            </w:p>
                          </w:txbxContent>
                        </wps:txbx>
                        <wps:bodyPr rot="0" vert="horz" wrap="none" lIns="0" tIns="0" rIns="0" bIns="0" anchor="t" anchorCtr="0">
                          <a:spAutoFit/>
                        </wps:bodyPr>
                      </wps:wsp>
                      <wps:wsp>
                        <wps:cNvPr id="650" name="Rectangle 655"/>
                        <wps:cNvSpPr>
                          <a:spLocks noChangeArrowheads="1"/>
                        </wps:cNvSpPr>
                        <wps:spPr bwMode="auto">
                          <a:xfrm>
                            <a:off x="4187190" y="802005"/>
                            <a:ext cx="2355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85F85" w14:textId="77777777" w:rsidR="00A57D49" w:rsidRDefault="00A57D49">
                              <w:r>
                                <w:rPr>
                                  <w:rFonts w:ascii="Calibri" w:hAnsi="Calibri" w:cs="Calibri"/>
                                  <w:color w:val="000000"/>
                                </w:rPr>
                                <w:t xml:space="preserve">vlan </w:t>
                              </w:r>
                            </w:p>
                          </w:txbxContent>
                        </wps:txbx>
                        <wps:bodyPr rot="0" vert="horz" wrap="none" lIns="0" tIns="0" rIns="0" bIns="0" anchor="t" anchorCtr="0">
                          <a:spAutoFit/>
                        </wps:bodyPr>
                      </wps:wsp>
                      <pic:pic xmlns:pic="http://schemas.openxmlformats.org/drawingml/2006/picture">
                        <pic:nvPicPr>
                          <pic:cNvPr id="651" name="Picture 6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217035" y="577850"/>
                            <a:ext cx="60706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2" name="Picture 6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217035" y="577850"/>
                            <a:ext cx="60706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3" name="Rectangle 658"/>
                        <wps:cNvSpPr>
                          <a:spLocks noChangeArrowheads="1"/>
                        </wps:cNvSpPr>
                        <wps:spPr bwMode="auto">
                          <a:xfrm>
                            <a:off x="4210685" y="572135"/>
                            <a:ext cx="596265" cy="635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659"/>
                        <wps:cNvSpPr>
                          <a:spLocks noChangeArrowheads="1"/>
                        </wps:cNvSpPr>
                        <wps:spPr bwMode="auto">
                          <a:xfrm>
                            <a:off x="4210685" y="635635"/>
                            <a:ext cx="596265" cy="2286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660"/>
                        <wps:cNvSpPr>
                          <a:spLocks noChangeArrowheads="1"/>
                        </wps:cNvSpPr>
                        <wps:spPr bwMode="auto">
                          <a:xfrm>
                            <a:off x="4210685" y="658495"/>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661"/>
                        <wps:cNvSpPr>
                          <a:spLocks noChangeArrowheads="1"/>
                        </wps:cNvSpPr>
                        <wps:spPr bwMode="auto">
                          <a:xfrm>
                            <a:off x="4210685" y="710565"/>
                            <a:ext cx="596265" cy="3492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662"/>
                        <wps:cNvSpPr>
                          <a:spLocks noChangeArrowheads="1"/>
                        </wps:cNvSpPr>
                        <wps:spPr bwMode="auto">
                          <a:xfrm>
                            <a:off x="4210685" y="74549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663"/>
                        <wps:cNvSpPr>
                          <a:spLocks noChangeArrowheads="1"/>
                        </wps:cNvSpPr>
                        <wps:spPr bwMode="auto">
                          <a:xfrm>
                            <a:off x="4210685" y="751205"/>
                            <a:ext cx="596265" cy="1143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664"/>
                        <wps:cNvSpPr>
                          <a:spLocks noChangeArrowheads="1"/>
                        </wps:cNvSpPr>
                        <wps:spPr bwMode="auto">
                          <a:xfrm>
                            <a:off x="4210685" y="76263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665"/>
                        <wps:cNvSpPr>
                          <a:spLocks noChangeArrowheads="1"/>
                        </wps:cNvSpPr>
                        <wps:spPr bwMode="auto">
                          <a:xfrm>
                            <a:off x="4210685" y="77978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66"/>
                        <wps:cNvSpPr>
                          <a:spLocks noChangeArrowheads="1"/>
                        </wps:cNvSpPr>
                        <wps:spPr bwMode="auto">
                          <a:xfrm>
                            <a:off x="4210685" y="791210"/>
                            <a:ext cx="596265" cy="1206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67"/>
                        <wps:cNvSpPr>
                          <a:spLocks noChangeArrowheads="1"/>
                        </wps:cNvSpPr>
                        <wps:spPr bwMode="auto">
                          <a:xfrm>
                            <a:off x="4210685" y="803275"/>
                            <a:ext cx="596265" cy="11430"/>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68"/>
                        <wps:cNvSpPr>
                          <a:spLocks noChangeArrowheads="1"/>
                        </wps:cNvSpPr>
                        <wps:spPr bwMode="auto">
                          <a:xfrm>
                            <a:off x="4210685" y="814705"/>
                            <a:ext cx="596265" cy="2286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69"/>
                        <wps:cNvSpPr>
                          <a:spLocks noChangeArrowheads="1"/>
                        </wps:cNvSpPr>
                        <wps:spPr bwMode="auto">
                          <a:xfrm>
                            <a:off x="4210685" y="837565"/>
                            <a:ext cx="596265" cy="5715"/>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70"/>
                        <wps:cNvSpPr>
                          <a:spLocks noChangeArrowheads="1"/>
                        </wps:cNvSpPr>
                        <wps:spPr bwMode="auto">
                          <a:xfrm>
                            <a:off x="4210685" y="843280"/>
                            <a:ext cx="596265" cy="23495"/>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71"/>
                        <wps:cNvSpPr>
                          <a:spLocks noChangeArrowheads="1"/>
                        </wps:cNvSpPr>
                        <wps:spPr bwMode="auto">
                          <a:xfrm>
                            <a:off x="4210685" y="866775"/>
                            <a:ext cx="596265" cy="11430"/>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72"/>
                        <wps:cNvSpPr>
                          <a:spLocks noChangeArrowheads="1"/>
                        </wps:cNvSpPr>
                        <wps:spPr bwMode="auto">
                          <a:xfrm>
                            <a:off x="4210685" y="878205"/>
                            <a:ext cx="596265" cy="11430"/>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73"/>
                        <wps:cNvSpPr>
                          <a:spLocks noChangeArrowheads="1"/>
                        </wps:cNvSpPr>
                        <wps:spPr bwMode="auto">
                          <a:xfrm>
                            <a:off x="4210685" y="889635"/>
                            <a:ext cx="596265" cy="5715"/>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74"/>
                        <wps:cNvSpPr>
                          <a:spLocks noChangeArrowheads="1"/>
                        </wps:cNvSpPr>
                        <wps:spPr bwMode="auto">
                          <a:xfrm>
                            <a:off x="4210685" y="895350"/>
                            <a:ext cx="596265" cy="1778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75"/>
                        <wps:cNvSpPr>
                          <a:spLocks noChangeArrowheads="1"/>
                        </wps:cNvSpPr>
                        <wps:spPr bwMode="auto">
                          <a:xfrm>
                            <a:off x="4210685" y="913130"/>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76"/>
                        <wps:cNvSpPr>
                          <a:spLocks noChangeArrowheads="1"/>
                        </wps:cNvSpPr>
                        <wps:spPr bwMode="auto">
                          <a:xfrm>
                            <a:off x="4210685" y="918845"/>
                            <a:ext cx="596265" cy="17145"/>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77"/>
                        <wps:cNvSpPr>
                          <a:spLocks noChangeArrowheads="1"/>
                        </wps:cNvSpPr>
                        <wps:spPr bwMode="auto">
                          <a:xfrm>
                            <a:off x="4210685" y="935990"/>
                            <a:ext cx="596265" cy="1143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78"/>
                        <wps:cNvSpPr>
                          <a:spLocks noChangeArrowheads="1"/>
                        </wps:cNvSpPr>
                        <wps:spPr bwMode="auto">
                          <a:xfrm>
                            <a:off x="4210685" y="947420"/>
                            <a:ext cx="596265" cy="11430"/>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679"/>
                        <wps:cNvSpPr>
                          <a:spLocks noChangeArrowheads="1"/>
                        </wps:cNvSpPr>
                        <wps:spPr bwMode="auto">
                          <a:xfrm>
                            <a:off x="4210685" y="958850"/>
                            <a:ext cx="596265" cy="1206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680"/>
                        <wps:cNvSpPr>
                          <a:spLocks noChangeArrowheads="1"/>
                        </wps:cNvSpPr>
                        <wps:spPr bwMode="auto">
                          <a:xfrm>
                            <a:off x="4210685" y="970915"/>
                            <a:ext cx="596265" cy="11430"/>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681"/>
                        <wps:cNvSpPr>
                          <a:spLocks noChangeArrowheads="1"/>
                        </wps:cNvSpPr>
                        <wps:spPr bwMode="auto">
                          <a:xfrm>
                            <a:off x="4210685" y="982345"/>
                            <a:ext cx="596265" cy="17145"/>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682"/>
                        <wps:cNvSpPr>
                          <a:spLocks noChangeArrowheads="1"/>
                        </wps:cNvSpPr>
                        <wps:spPr bwMode="auto">
                          <a:xfrm>
                            <a:off x="4210685" y="999490"/>
                            <a:ext cx="596265" cy="5715"/>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683"/>
                        <wps:cNvSpPr>
                          <a:spLocks noChangeArrowheads="1"/>
                        </wps:cNvSpPr>
                        <wps:spPr bwMode="auto">
                          <a:xfrm>
                            <a:off x="4210685" y="1005205"/>
                            <a:ext cx="596265" cy="17145"/>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84"/>
                        <wps:cNvSpPr>
                          <a:spLocks noChangeArrowheads="1"/>
                        </wps:cNvSpPr>
                        <wps:spPr bwMode="auto">
                          <a:xfrm>
                            <a:off x="4210685" y="102235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85"/>
                        <wps:cNvSpPr>
                          <a:spLocks noChangeArrowheads="1"/>
                        </wps:cNvSpPr>
                        <wps:spPr bwMode="auto">
                          <a:xfrm>
                            <a:off x="4210685" y="1028065"/>
                            <a:ext cx="596265" cy="635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86"/>
                        <wps:cNvSpPr>
                          <a:spLocks noChangeArrowheads="1"/>
                        </wps:cNvSpPr>
                        <wps:spPr bwMode="auto">
                          <a:xfrm>
                            <a:off x="4210685" y="1034415"/>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87"/>
                        <wps:cNvSpPr>
                          <a:spLocks noChangeArrowheads="1"/>
                        </wps:cNvSpPr>
                        <wps:spPr bwMode="auto">
                          <a:xfrm>
                            <a:off x="4210685" y="1051560"/>
                            <a:ext cx="596265" cy="11430"/>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88"/>
                        <wps:cNvSpPr>
                          <a:spLocks noChangeArrowheads="1"/>
                        </wps:cNvSpPr>
                        <wps:spPr bwMode="auto">
                          <a:xfrm>
                            <a:off x="4210685" y="1062990"/>
                            <a:ext cx="596265" cy="22860"/>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89"/>
                        <wps:cNvSpPr>
                          <a:spLocks noChangeArrowheads="1"/>
                        </wps:cNvSpPr>
                        <wps:spPr bwMode="auto">
                          <a:xfrm>
                            <a:off x="4210685" y="1085850"/>
                            <a:ext cx="596265" cy="1778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90"/>
                        <wps:cNvSpPr>
                          <a:spLocks noChangeArrowheads="1"/>
                        </wps:cNvSpPr>
                        <wps:spPr bwMode="auto">
                          <a:xfrm>
                            <a:off x="4210685" y="1103630"/>
                            <a:ext cx="596265" cy="17145"/>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91"/>
                        <wps:cNvSpPr>
                          <a:spLocks noChangeArrowheads="1"/>
                        </wps:cNvSpPr>
                        <wps:spPr bwMode="auto">
                          <a:xfrm>
                            <a:off x="4210685" y="1120775"/>
                            <a:ext cx="596265" cy="2921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92"/>
                        <wps:cNvSpPr>
                          <a:spLocks noChangeArrowheads="1"/>
                        </wps:cNvSpPr>
                        <wps:spPr bwMode="auto">
                          <a:xfrm>
                            <a:off x="4210685" y="114998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93"/>
                        <wps:cNvSpPr>
                          <a:spLocks noChangeArrowheads="1"/>
                        </wps:cNvSpPr>
                        <wps:spPr bwMode="auto">
                          <a:xfrm>
                            <a:off x="4210685" y="1167130"/>
                            <a:ext cx="596265" cy="3429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94"/>
                        <wps:cNvSpPr>
                          <a:spLocks noChangeArrowheads="1"/>
                        </wps:cNvSpPr>
                        <wps:spPr bwMode="auto">
                          <a:xfrm>
                            <a:off x="4210685" y="1201420"/>
                            <a:ext cx="596265" cy="1206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95"/>
                        <wps:cNvSpPr>
                          <a:spLocks noChangeArrowheads="1"/>
                        </wps:cNvSpPr>
                        <wps:spPr bwMode="auto">
                          <a:xfrm>
                            <a:off x="4210685" y="121348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96"/>
                        <wps:cNvSpPr>
                          <a:spLocks noChangeArrowheads="1"/>
                        </wps:cNvSpPr>
                        <wps:spPr bwMode="auto">
                          <a:xfrm>
                            <a:off x="4210685" y="123634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97"/>
                        <wps:cNvSpPr>
                          <a:spLocks noChangeArrowheads="1"/>
                        </wps:cNvSpPr>
                        <wps:spPr bwMode="auto">
                          <a:xfrm>
                            <a:off x="4210685" y="57340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Rectangle 698"/>
                        <wps:cNvSpPr>
                          <a:spLocks noChangeArrowheads="1"/>
                        </wps:cNvSpPr>
                        <wps:spPr bwMode="auto">
                          <a:xfrm>
                            <a:off x="4378960" y="67373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C4C8C" w14:textId="77777777" w:rsidR="00A57D49" w:rsidRDefault="00A57D49">
                              <w:r>
                                <w:rPr>
                                  <w:rFonts w:ascii="Calibri" w:hAnsi="Calibri" w:cs="Calibri"/>
                                  <w:color w:val="000000"/>
                                </w:rPr>
                                <w:t xml:space="preserve">Host </w:t>
                              </w:r>
                            </w:p>
                          </w:txbxContent>
                        </wps:txbx>
                        <wps:bodyPr rot="0" vert="horz" wrap="none" lIns="0" tIns="0" rIns="0" bIns="0" anchor="t" anchorCtr="0">
                          <a:spAutoFit/>
                        </wps:bodyPr>
                      </wps:wsp>
                      <wps:wsp>
                        <wps:cNvPr id="694" name="Rectangle 699"/>
                        <wps:cNvSpPr>
                          <a:spLocks noChangeArrowheads="1"/>
                        </wps:cNvSpPr>
                        <wps:spPr bwMode="auto">
                          <a:xfrm>
                            <a:off x="4256405" y="84010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F05E7" w14:textId="77777777" w:rsidR="00A57D49" w:rsidRDefault="00A57D49">
                              <w:r>
                                <w:rPr>
                                  <w:rFonts w:ascii="Calibri" w:hAnsi="Calibri" w:cs="Calibri"/>
                                  <w:color w:val="000000"/>
                                </w:rPr>
                                <w:t xml:space="preserve">interface  </w:t>
                              </w:r>
                            </w:p>
                          </w:txbxContent>
                        </wps:txbx>
                        <wps:bodyPr rot="0" vert="horz" wrap="none" lIns="0" tIns="0" rIns="0" bIns="0" anchor="t" anchorCtr="0">
                          <a:spAutoFit/>
                        </wps:bodyPr>
                      </wps:wsp>
                      <wps:wsp>
                        <wps:cNvPr id="695" name="Rectangle 700"/>
                        <wps:cNvSpPr>
                          <a:spLocks noChangeArrowheads="1"/>
                        </wps:cNvSpPr>
                        <wps:spPr bwMode="auto">
                          <a:xfrm>
                            <a:off x="4387215" y="1006475"/>
                            <a:ext cx="2444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67BFF" w14:textId="77777777" w:rsidR="00A57D49" w:rsidRDefault="00A57D49">
                              <w:r>
                                <w:rPr>
                                  <w:rFonts w:ascii="Calibri" w:hAnsi="Calibri" w:cs="Calibri"/>
                                  <w:b/>
                                  <w:bCs/>
                                  <w:color w:val="000000"/>
                                </w:rPr>
                                <w:t xml:space="preserve">vlan </w:t>
                              </w:r>
                            </w:p>
                          </w:txbxContent>
                        </wps:txbx>
                        <wps:bodyPr rot="0" vert="horz" wrap="none" lIns="0" tIns="0" rIns="0" bIns="0" anchor="t" anchorCtr="0">
                          <a:spAutoFit/>
                        </wps:bodyPr>
                      </wps:wsp>
                      <pic:pic xmlns:pic="http://schemas.openxmlformats.org/drawingml/2006/picture">
                        <pic:nvPicPr>
                          <pic:cNvPr id="696" name="Picture 7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5165090" y="375285"/>
                            <a:ext cx="60769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7" name="Picture 7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165090" y="375285"/>
                            <a:ext cx="60769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8" name="Rectangle 703"/>
                        <wps:cNvSpPr>
                          <a:spLocks noChangeArrowheads="1"/>
                        </wps:cNvSpPr>
                        <wps:spPr bwMode="auto">
                          <a:xfrm>
                            <a:off x="5159375" y="363855"/>
                            <a:ext cx="596265" cy="69215"/>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704"/>
                        <wps:cNvSpPr>
                          <a:spLocks noChangeArrowheads="1"/>
                        </wps:cNvSpPr>
                        <wps:spPr bwMode="auto">
                          <a:xfrm>
                            <a:off x="5159375" y="433070"/>
                            <a:ext cx="596265" cy="1778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705"/>
                        <wps:cNvSpPr>
                          <a:spLocks noChangeArrowheads="1"/>
                        </wps:cNvSpPr>
                        <wps:spPr bwMode="auto">
                          <a:xfrm>
                            <a:off x="5159375" y="450850"/>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706"/>
                        <wps:cNvSpPr>
                          <a:spLocks noChangeArrowheads="1"/>
                        </wps:cNvSpPr>
                        <wps:spPr bwMode="auto">
                          <a:xfrm>
                            <a:off x="5159375" y="502920"/>
                            <a:ext cx="596265" cy="5715"/>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707"/>
                        <wps:cNvSpPr>
                          <a:spLocks noChangeArrowheads="1"/>
                        </wps:cNvSpPr>
                        <wps:spPr bwMode="auto">
                          <a:xfrm>
                            <a:off x="5159375" y="508635"/>
                            <a:ext cx="596265" cy="2857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708"/>
                        <wps:cNvSpPr>
                          <a:spLocks noChangeArrowheads="1"/>
                        </wps:cNvSpPr>
                        <wps:spPr bwMode="auto">
                          <a:xfrm>
                            <a:off x="5159375" y="53721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709"/>
                        <wps:cNvSpPr>
                          <a:spLocks noChangeArrowheads="1"/>
                        </wps:cNvSpPr>
                        <wps:spPr bwMode="auto">
                          <a:xfrm>
                            <a:off x="5159375" y="542925"/>
                            <a:ext cx="596265" cy="1778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710"/>
                        <wps:cNvSpPr>
                          <a:spLocks noChangeArrowheads="1"/>
                        </wps:cNvSpPr>
                        <wps:spPr bwMode="auto">
                          <a:xfrm>
                            <a:off x="5159375" y="56070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711"/>
                        <wps:cNvSpPr>
                          <a:spLocks noChangeArrowheads="1"/>
                        </wps:cNvSpPr>
                        <wps:spPr bwMode="auto">
                          <a:xfrm>
                            <a:off x="5159375" y="57785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712"/>
                        <wps:cNvSpPr>
                          <a:spLocks noChangeArrowheads="1"/>
                        </wps:cNvSpPr>
                        <wps:spPr bwMode="auto">
                          <a:xfrm>
                            <a:off x="5159375" y="589280"/>
                            <a:ext cx="596265" cy="571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713"/>
                        <wps:cNvSpPr>
                          <a:spLocks noChangeArrowheads="1"/>
                        </wps:cNvSpPr>
                        <wps:spPr bwMode="auto">
                          <a:xfrm>
                            <a:off x="5159375" y="594995"/>
                            <a:ext cx="596265" cy="17145"/>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714"/>
                        <wps:cNvSpPr>
                          <a:spLocks noChangeArrowheads="1"/>
                        </wps:cNvSpPr>
                        <wps:spPr bwMode="auto">
                          <a:xfrm>
                            <a:off x="5159375" y="612140"/>
                            <a:ext cx="596265" cy="1778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715"/>
                        <wps:cNvSpPr>
                          <a:spLocks noChangeArrowheads="1"/>
                        </wps:cNvSpPr>
                        <wps:spPr bwMode="auto">
                          <a:xfrm>
                            <a:off x="5159375" y="629920"/>
                            <a:ext cx="596265" cy="5715"/>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716"/>
                        <wps:cNvSpPr>
                          <a:spLocks noChangeArrowheads="1"/>
                        </wps:cNvSpPr>
                        <wps:spPr bwMode="auto">
                          <a:xfrm>
                            <a:off x="5159375" y="635635"/>
                            <a:ext cx="596265" cy="22860"/>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717"/>
                        <wps:cNvSpPr>
                          <a:spLocks noChangeArrowheads="1"/>
                        </wps:cNvSpPr>
                        <wps:spPr bwMode="auto">
                          <a:xfrm>
                            <a:off x="5159375" y="658495"/>
                            <a:ext cx="596265" cy="17145"/>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718"/>
                        <wps:cNvSpPr>
                          <a:spLocks noChangeArrowheads="1"/>
                        </wps:cNvSpPr>
                        <wps:spPr bwMode="auto">
                          <a:xfrm>
                            <a:off x="5159375" y="675640"/>
                            <a:ext cx="596265" cy="12065"/>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719"/>
                        <wps:cNvSpPr>
                          <a:spLocks noChangeArrowheads="1"/>
                        </wps:cNvSpPr>
                        <wps:spPr bwMode="auto">
                          <a:xfrm>
                            <a:off x="5159375" y="687705"/>
                            <a:ext cx="596265" cy="2286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720"/>
                        <wps:cNvSpPr>
                          <a:spLocks noChangeArrowheads="1"/>
                        </wps:cNvSpPr>
                        <wps:spPr bwMode="auto">
                          <a:xfrm>
                            <a:off x="5159375" y="710565"/>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721"/>
                        <wps:cNvSpPr>
                          <a:spLocks noChangeArrowheads="1"/>
                        </wps:cNvSpPr>
                        <wps:spPr bwMode="auto">
                          <a:xfrm>
                            <a:off x="5159375" y="716280"/>
                            <a:ext cx="596265" cy="11430"/>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722"/>
                        <wps:cNvSpPr>
                          <a:spLocks noChangeArrowheads="1"/>
                        </wps:cNvSpPr>
                        <wps:spPr bwMode="auto">
                          <a:xfrm>
                            <a:off x="5159375" y="727710"/>
                            <a:ext cx="596265" cy="1778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723"/>
                        <wps:cNvSpPr>
                          <a:spLocks noChangeArrowheads="1"/>
                        </wps:cNvSpPr>
                        <wps:spPr bwMode="auto">
                          <a:xfrm>
                            <a:off x="5159375" y="745490"/>
                            <a:ext cx="596265" cy="5715"/>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724"/>
                        <wps:cNvSpPr>
                          <a:spLocks noChangeArrowheads="1"/>
                        </wps:cNvSpPr>
                        <wps:spPr bwMode="auto">
                          <a:xfrm>
                            <a:off x="5159375" y="751205"/>
                            <a:ext cx="596265" cy="1714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725"/>
                        <wps:cNvSpPr>
                          <a:spLocks noChangeArrowheads="1"/>
                        </wps:cNvSpPr>
                        <wps:spPr bwMode="auto">
                          <a:xfrm>
                            <a:off x="5159375" y="768350"/>
                            <a:ext cx="596265" cy="5715"/>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726"/>
                        <wps:cNvSpPr>
                          <a:spLocks noChangeArrowheads="1"/>
                        </wps:cNvSpPr>
                        <wps:spPr bwMode="auto">
                          <a:xfrm>
                            <a:off x="5159375" y="774065"/>
                            <a:ext cx="596265" cy="5715"/>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27"/>
                        <wps:cNvSpPr>
                          <a:spLocks noChangeArrowheads="1"/>
                        </wps:cNvSpPr>
                        <wps:spPr bwMode="auto">
                          <a:xfrm>
                            <a:off x="5159375" y="779780"/>
                            <a:ext cx="596265" cy="17780"/>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728"/>
                        <wps:cNvSpPr>
                          <a:spLocks noChangeArrowheads="1"/>
                        </wps:cNvSpPr>
                        <wps:spPr bwMode="auto">
                          <a:xfrm>
                            <a:off x="5159375" y="797560"/>
                            <a:ext cx="596265" cy="22860"/>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729"/>
                        <wps:cNvSpPr>
                          <a:spLocks noChangeArrowheads="1"/>
                        </wps:cNvSpPr>
                        <wps:spPr bwMode="auto">
                          <a:xfrm>
                            <a:off x="5159375" y="82042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730"/>
                        <wps:cNvSpPr>
                          <a:spLocks noChangeArrowheads="1"/>
                        </wps:cNvSpPr>
                        <wps:spPr bwMode="auto">
                          <a:xfrm>
                            <a:off x="5159375" y="826135"/>
                            <a:ext cx="596265" cy="5715"/>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31"/>
                        <wps:cNvSpPr>
                          <a:spLocks noChangeArrowheads="1"/>
                        </wps:cNvSpPr>
                        <wps:spPr bwMode="auto">
                          <a:xfrm>
                            <a:off x="5159375" y="831850"/>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732"/>
                        <wps:cNvSpPr>
                          <a:spLocks noChangeArrowheads="1"/>
                        </wps:cNvSpPr>
                        <wps:spPr bwMode="auto">
                          <a:xfrm>
                            <a:off x="5159375" y="848995"/>
                            <a:ext cx="596265" cy="12065"/>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33"/>
                        <wps:cNvSpPr>
                          <a:spLocks noChangeArrowheads="1"/>
                        </wps:cNvSpPr>
                        <wps:spPr bwMode="auto">
                          <a:xfrm>
                            <a:off x="5159375" y="861060"/>
                            <a:ext cx="596265" cy="17145"/>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734"/>
                        <wps:cNvSpPr>
                          <a:spLocks noChangeArrowheads="1"/>
                        </wps:cNvSpPr>
                        <wps:spPr bwMode="auto">
                          <a:xfrm>
                            <a:off x="5159375" y="878205"/>
                            <a:ext cx="596265" cy="2286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35"/>
                        <wps:cNvSpPr>
                          <a:spLocks noChangeArrowheads="1"/>
                        </wps:cNvSpPr>
                        <wps:spPr bwMode="auto">
                          <a:xfrm>
                            <a:off x="5159375" y="901065"/>
                            <a:ext cx="596265" cy="17780"/>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736"/>
                        <wps:cNvSpPr>
                          <a:spLocks noChangeArrowheads="1"/>
                        </wps:cNvSpPr>
                        <wps:spPr bwMode="auto">
                          <a:xfrm>
                            <a:off x="5159375" y="918845"/>
                            <a:ext cx="596265" cy="2286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737"/>
                        <wps:cNvSpPr>
                          <a:spLocks noChangeArrowheads="1"/>
                        </wps:cNvSpPr>
                        <wps:spPr bwMode="auto">
                          <a:xfrm>
                            <a:off x="5159375" y="94170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738"/>
                        <wps:cNvSpPr>
                          <a:spLocks noChangeArrowheads="1"/>
                        </wps:cNvSpPr>
                        <wps:spPr bwMode="auto">
                          <a:xfrm>
                            <a:off x="5159375" y="958850"/>
                            <a:ext cx="596265" cy="4064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39"/>
                        <wps:cNvSpPr>
                          <a:spLocks noChangeArrowheads="1"/>
                        </wps:cNvSpPr>
                        <wps:spPr bwMode="auto">
                          <a:xfrm>
                            <a:off x="5159375" y="999490"/>
                            <a:ext cx="596265" cy="571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740"/>
                        <wps:cNvSpPr>
                          <a:spLocks noChangeArrowheads="1"/>
                        </wps:cNvSpPr>
                        <wps:spPr bwMode="auto">
                          <a:xfrm>
                            <a:off x="5159375" y="100520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41"/>
                        <wps:cNvSpPr>
                          <a:spLocks noChangeArrowheads="1"/>
                        </wps:cNvSpPr>
                        <wps:spPr bwMode="auto">
                          <a:xfrm>
                            <a:off x="5159375" y="102806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742"/>
                        <wps:cNvSpPr>
                          <a:spLocks noChangeArrowheads="1"/>
                        </wps:cNvSpPr>
                        <wps:spPr bwMode="auto">
                          <a:xfrm>
                            <a:off x="5161915" y="36893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Rectangle 743"/>
                        <wps:cNvSpPr>
                          <a:spLocks noChangeArrowheads="1"/>
                        </wps:cNvSpPr>
                        <wps:spPr bwMode="auto">
                          <a:xfrm>
                            <a:off x="5329555" y="46926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4C5E" w14:textId="77777777" w:rsidR="00A57D49" w:rsidRDefault="00A57D49">
                              <w:r>
                                <w:rPr>
                                  <w:rFonts w:ascii="Calibri" w:hAnsi="Calibri" w:cs="Calibri"/>
                                  <w:color w:val="000000"/>
                                </w:rPr>
                                <w:t xml:space="preserve">Host </w:t>
                              </w:r>
                            </w:p>
                          </w:txbxContent>
                        </wps:txbx>
                        <wps:bodyPr rot="0" vert="horz" wrap="none" lIns="0" tIns="0" rIns="0" bIns="0" anchor="t" anchorCtr="0">
                          <a:spAutoFit/>
                        </wps:bodyPr>
                      </wps:wsp>
                      <wps:wsp>
                        <wps:cNvPr id="739" name="Rectangle 744"/>
                        <wps:cNvSpPr>
                          <a:spLocks noChangeArrowheads="1"/>
                        </wps:cNvSpPr>
                        <wps:spPr bwMode="auto">
                          <a:xfrm>
                            <a:off x="5207000" y="63563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720BA" w14:textId="77777777" w:rsidR="00A57D49" w:rsidRDefault="00A57D49">
                              <w:r>
                                <w:rPr>
                                  <w:rFonts w:ascii="Calibri" w:hAnsi="Calibri" w:cs="Calibri"/>
                                  <w:color w:val="000000"/>
                                </w:rPr>
                                <w:t xml:space="preserve">interface  </w:t>
                              </w:r>
                            </w:p>
                          </w:txbxContent>
                        </wps:txbx>
                        <wps:bodyPr rot="0" vert="horz" wrap="none" lIns="0" tIns="0" rIns="0" bIns="0" anchor="t" anchorCtr="0">
                          <a:spAutoFit/>
                        </wps:bodyPr>
                      </wps:wsp>
                      <wps:wsp>
                        <wps:cNvPr id="740" name="Rectangle 745"/>
                        <wps:cNvSpPr>
                          <a:spLocks noChangeArrowheads="1"/>
                        </wps:cNvSpPr>
                        <wps:spPr bwMode="auto">
                          <a:xfrm>
                            <a:off x="5384165" y="802005"/>
                            <a:ext cx="152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493FE" w14:textId="77777777" w:rsidR="00A57D49" w:rsidRDefault="00A57D49">
                              <w:r>
                                <w:rPr>
                                  <w:rFonts w:ascii="Calibri" w:hAnsi="Calibri" w:cs="Calibri"/>
                                  <w:b/>
                                  <w:bCs/>
                                  <w:color w:val="000000"/>
                                </w:rPr>
                                <w:t>FD</w:t>
                              </w:r>
                            </w:p>
                          </w:txbxContent>
                        </wps:txbx>
                        <wps:bodyPr rot="0" vert="horz" wrap="none" lIns="0" tIns="0" rIns="0" bIns="0" anchor="t" anchorCtr="0">
                          <a:spAutoFit/>
                        </wps:bodyPr>
                      </wps:wsp>
                      <pic:pic xmlns:pic="http://schemas.openxmlformats.org/drawingml/2006/picture">
                        <pic:nvPicPr>
                          <pic:cNvPr id="741" name="Picture 7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373370" y="577850"/>
                            <a:ext cx="607695"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2" name="Picture 7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373370" y="577850"/>
                            <a:ext cx="607695"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3" name="Rectangle 748"/>
                        <wps:cNvSpPr>
                          <a:spLocks noChangeArrowheads="1"/>
                        </wps:cNvSpPr>
                        <wps:spPr bwMode="auto">
                          <a:xfrm>
                            <a:off x="5361940" y="572135"/>
                            <a:ext cx="595630" cy="635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49"/>
                        <wps:cNvSpPr>
                          <a:spLocks noChangeArrowheads="1"/>
                        </wps:cNvSpPr>
                        <wps:spPr bwMode="auto">
                          <a:xfrm>
                            <a:off x="5361940" y="635635"/>
                            <a:ext cx="595630" cy="2286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50"/>
                        <wps:cNvSpPr>
                          <a:spLocks noChangeArrowheads="1"/>
                        </wps:cNvSpPr>
                        <wps:spPr bwMode="auto">
                          <a:xfrm>
                            <a:off x="5361940" y="658495"/>
                            <a:ext cx="595630"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51"/>
                        <wps:cNvSpPr>
                          <a:spLocks noChangeArrowheads="1"/>
                        </wps:cNvSpPr>
                        <wps:spPr bwMode="auto">
                          <a:xfrm>
                            <a:off x="5361940" y="710565"/>
                            <a:ext cx="595630" cy="3492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52"/>
                        <wps:cNvSpPr>
                          <a:spLocks noChangeArrowheads="1"/>
                        </wps:cNvSpPr>
                        <wps:spPr bwMode="auto">
                          <a:xfrm>
                            <a:off x="5361940" y="745490"/>
                            <a:ext cx="595630"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53"/>
                        <wps:cNvSpPr>
                          <a:spLocks noChangeArrowheads="1"/>
                        </wps:cNvSpPr>
                        <wps:spPr bwMode="auto">
                          <a:xfrm>
                            <a:off x="5361940" y="751205"/>
                            <a:ext cx="595630" cy="1143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54"/>
                        <wps:cNvSpPr>
                          <a:spLocks noChangeArrowheads="1"/>
                        </wps:cNvSpPr>
                        <wps:spPr bwMode="auto">
                          <a:xfrm>
                            <a:off x="5361940" y="762635"/>
                            <a:ext cx="595630"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55"/>
                        <wps:cNvSpPr>
                          <a:spLocks noChangeArrowheads="1"/>
                        </wps:cNvSpPr>
                        <wps:spPr bwMode="auto">
                          <a:xfrm>
                            <a:off x="5361940" y="779780"/>
                            <a:ext cx="595630"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56"/>
                        <wps:cNvSpPr>
                          <a:spLocks noChangeArrowheads="1"/>
                        </wps:cNvSpPr>
                        <wps:spPr bwMode="auto">
                          <a:xfrm>
                            <a:off x="5361940" y="791210"/>
                            <a:ext cx="595630" cy="1206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57"/>
                        <wps:cNvSpPr>
                          <a:spLocks noChangeArrowheads="1"/>
                        </wps:cNvSpPr>
                        <wps:spPr bwMode="auto">
                          <a:xfrm>
                            <a:off x="5361940" y="803275"/>
                            <a:ext cx="595630" cy="11430"/>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58"/>
                        <wps:cNvSpPr>
                          <a:spLocks noChangeArrowheads="1"/>
                        </wps:cNvSpPr>
                        <wps:spPr bwMode="auto">
                          <a:xfrm>
                            <a:off x="5361940" y="814705"/>
                            <a:ext cx="595630" cy="2286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59"/>
                        <wps:cNvSpPr>
                          <a:spLocks noChangeArrowheads="1"/>
                        </wps:cNvSpPr>
                        <wps:spPr bwMode="auto">
                          <a:xfrm>
                            <a:off x="5361940" y="837565"/>
                            <a:ext cx="595630" cy="5715"/>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60"/>
                        <wps:cNvSpPr>
                          <a:spLocks noChangeArrowheads="1"/>
                        </wps:cNvSpPr>
                        <wps:spPr bwMode="auto">
                          <a:xfrm>
                            <a:off x="5361940" y="843280"/>
                            <a:ext cx="595630" cy="23495"/>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61"/>
                        <wps:cNvSpPr>
                          <a:spLocks noChangeArrowheads="1"/>
                        </wps:cNvSpPr>
                        <wps:spPr bwMode="auto">
                          <a:xfrm>
                            <a:off x="5361940" y="866775"/>
                            <a:ext cx="595630" cy="11430"/>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62"/>
                        <wps:cNvSpPr>
                          <a:spLocks noChangeArrowheads="1"/>
                        </wps:cNvSpPr>
                        <wps:spPr bwMode="auto">
                          <a:xfrm>
                            <a:off x="5361940" y="878205"/>
                            <a:ext cx="595630" cy="11430"/>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63"/>
                        <wps:cNvSpPr>
                          <a:spLocks noChangeArrowheads="1"/>
                        </wps:cNvSpPr>
                        <wps:spPr bwMode="auto">
                          <a:xfrm>
                            <a:off x="5361940" y="889635"/>
                            <a:ext cx="595630" cy="5715"/>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764"/>
                        <wps:cNvSpPr>
                          <a:spLocks noChangeArrowheads="1"/>
                        </wps:cNvSpPr>
                        <wps:spPr bwMode="auto">
                          <a:xfrm>
                            <a:off x="5361940" y="895350"/>
                            <a:ext cx="595630" cy="1778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65"/>
                        <wps:cNvSpPr>
                          <a:spLocks noChangeArrowheads="1"/>
                        </wps:cNvSpPr>
                        <wps:spPr bwMode="auto">
                          <a:xfrm>
                            <a:off x="5361940" y="913130"/>
                            <a:ext cx="595630"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66"/>
                        <wps:cNvSpPr>
                          <a:spLocks noChangeArrowheads="1"/>
                        </wps:cNvSpPr>
                        <wps:spPr bwMode="auto">
                          <a:xfrm>
                            <a:off x="5361940" y="918845"/>
                            <a:ext cx="595630" cy="17145"/>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67"/>
                        <wps:cNvSpPr>
                          <a:spLocks noChangeArrowheads="1"/>
                        </wps:cNvSpPr>
                        <wps:spPr bwMode="auto">
                          <a:xfrm>
                            <a:off x="5361940" y="935990"/>
                            <a:ext cx="595630" cy="1143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68"/>
                        <wps:cNvSpPr>
                          <a:spLocks noChangeArrowheads="1"/>
                        </wps:cNvSpPr>
                        <wps:spPr bwMode="auto">
                          <a:xfrm>
                            <a:off x="5361940" y="947420"/>
                            <a:ext cx="595630" cy="11430"/>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69"/>
                        <wps:cNvSpPr>
                          <a:spLocks noChangeArrowheads="1"/>
                        </wps:cNvSpPr>
                        <wps:spPr bwMode="auto">
                          <a:xfrm>
                            <a:off x="5361940" y="958850"/>
                            <a:ext cx="595630" cy="1206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70"/>
                        <wps:cNvSpPr>
                          <a:spLocks noChangeArrowheads="1"/>
                        </wps:cNvSpPr>
                        <wps:spPr bwMode="auto">
                          <a:xfrm>
                            <a:off x="5361940" y="970915"/>
                            <a:ext cx="595630" cy="11430"/>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771"/>
                        <wps:cNvSpPr>
                          <a:spLocks noChangeArrowheads="1"/>
                        </wps:cNvSpPr>
                        <wps:spPr bwMode="auto">
                          <a:xfrm>
                            <a:off x="5361940" y="982345"/>
                            <a:ext cx="595630" cy="17145"/>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772"/>
                        <wps:cNvSpPr>
                          <a:spLocks noChangeArrowheads="1"/>
                        </wps:cNvSpPr>
                        <wps:spPr bwMode="auto">
                          <a:xfrm>
                            <a:off x="5361940" y="999490"/>
                            <a:ext cx="595630" cy="5715"/>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73"/>
                        <wps:cNvSpPr>
                          <a:spLocks noChangeArrowheads="1"/>
                        </wps:cNvSpPr>
                        <wps:spPr bwMode="auto">
                          <a:xfrm>
                            <a:off x="5361940" y="1005205"/>
                            <a:ext cx="595630" cy="17145"/>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74"/>
                        <wps:cNvSpPr>
                          <a:spLocks noChangeArrowheads="1"/>
                        </wps:cNvSpPr>
                        <wps:spPr bwMode="auto">
                          <a:xfrm>
                            <a:off x="5361940" y="1022350"/>
                            <a:ext cx="595630"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75"/>
                        <wps:cNvSpPr>
                          <a:spLocks noChangeArrowheads="1"/>
                        </wps:cNvSpPr>
                        <wps:spPr bwMode="auto">
                          <a:xfrm>
                            <a:off x="5361940" y="1028065"/>
                            <a:ext cx="595630" cy="635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76"/>
                        <wps:cNvSpPr>
                          <a:spLocks noChangeArrowheads="1"/>
                        </wps:cNvSpPr>
                        <wps:spPr bwMode="auto">
                          <a:xfrm>
                            <a:off x="5361940" y="1034415"/>
                            <a:ext cx="595630"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77"/>
                        <wps:cNvSpPr>
                          <a:spLocks noChangeArrowheads="1"/>
                        </wps:cNvSpPr>
                        <wps:spPr bwMode="auto">
                          <a:xfrm>
                            <a:off x="5361940" y="1051560"/>
                            <a:ext cx="595630" cy="11430"/>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78"/>
                        <wps:cNvSpPr>
                          <a:spLocks noChangeArrowheads="1"/>
                        </wps:cNvSpPr>
                        <wps:spPr bwMode="auto">
                          <a:xfrm>
                            <a:off x="5361940" y="1062990"/>
                            <a:ext cx="595630" cy="22860"/>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79"/>
                        <wps:cNvSpPr>
                          <a:spLocks noChangeArrowheads="1"/>
                        </wps:cNvSpPr>
                        <wps:spPr bwMode="auto">
                          <a:xfrm>
                            <a:off x="5361940" y="1085850"/>
                            <a:ext cx="595630" cy="1778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80"/>
                        <wps:cNvSpPr>
                          <a:spLocks noChangeArrowheads="1"/>
                        </wps:cNvSpPr>
                        <wps:spPr bwMode="auto">
                          <a:xfrm>
                            <a:off x="5361940" y="1103630"/>
                            <a:ext cx="595630" cy="17145"/>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81"/>
                        <wps:cNvSpPr>
                          <a:spLocks noChangeArrowheads="1"/>
                        </wps:cNvSpPr>
                        <wps:spPr bwMode="auto">
                          <a:xfrm>
                            <a:off x="5361940" y="1120775"/>
                            <a:ext cx="595630" cy="2921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82"/>
                        <wps:cNvSpPr>
                          <a:spLocks noChangeArrowheads="1"/>
                        </wps:cNvSpPr>
                        <wps:spPr bwMode="auto">
                          <a:xfrm>
                            <a:off x="5361940" y="1149985"/>
                            <a:ext cx="595630"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83"/>
                        <wps:cNvSpPr>
                          <a:spLocks noChangeArrowheads="1"/>
                        </wps:cNvSpPr>
                        <wps:spPr bwMode="auto">
                          <a:xfrm>
                            <a:off x="5361940" y="1167130"/>
                            <a:ext cx="595630" cy="3429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784"/>
                        <wps:cNvSpPr>
                          <a:spLocks noChangeArrowheads="1"/>
                        </wps:cNvSpPr>
                        <wps:spPr bwMode="auto">
                          <a:xfrm>
                            <a:off x="5361940" y="1201420"/>
                            <a:ext cx="595630" cy="1206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785"/>
                        <wps:cNvSpPr>
                          <a:spLocks noChangeArrowheads="1"/>
                        </wps:cNvSpPr>
                        <wps:spPr bwMode="auto">
                          <a:xfrm>
                            <a:off x="5361940" y="1213485"/>
                            <a:ext cx="595630"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86"/>
                        <wps:cNvSpPr>
                          <a:spLocks noChangeArrowheads="1"/>
                        </wps:cNvSpPr>
                        <wps:spPr bwMode="auto">
                          <a:xfrm>
                            <a:off x="5361940" y="1236345"/>
                            <a:ext cx="595630"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87"/>
                        <wps:cNvSpPr>
                          <a:spLocks noChangeArrowheads="1"/>
                        </wps:cNvSpPr>
                        <wps:spPr bwMode="auto">
                          <a:xfrm>
                            <a:off x="5367020" y="573405"/>
                            <a:ext cx="589915"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Rectangle 788"/>
                        <wps:cNvSpPr>
                          <a:spLocks noChangeArrowheads="1"/>
                        </wps:cNvSpPr>
                        <wps:spPr bwMode="auto">
                          <a:xfrm>
                            <a:off x="5534660" y="67373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8A6A4" w14:textId="77777777" w:rsidR="00A57D49" w:rsidRDefault="00A57D49">
                              <w:r>
                                <w:rPr>
                                  <w:rFonts w:ascii="Calibri" w:hAnsi="Calibri" w:cs="Calibri"/>
                                  <w:color w:val="000000"/>
                                </w:rPr>
                                <w:t xml:space="preserve">Host </w:t>
                              </w:r>
                            </w:p>
                          </w:txbxContent>
                        </wps:txbx>
                        <wps:bodyPr rot="0" vert="horz" wrap="none" lIns="0" tIns="0" rIns="0" bIns="0" anchor="t" anchorCtr="0">
                          <a:spAutoFit/>
                        </wps:bodyPr>
                      </wps:wsp>
                      <wps:wsp>
                        <wps:cNvPr id="784" name="Rectangle 789"/>
                        <wps:cNvSpPr>
                          <a:spLocks noChangeArrowheads="1"/>
                        </wps:cNvSpPr>
                        <wps:spPr bwMode="auto">
                          <a:xfrm>
                            <a:off x="5412105" y="84010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15DC6" w14:textId="77777777" w:rsidR="00A57D49" w:rsidRDefault="00A57D49">
                              <w:r>
                                <w:rPr>
                                  <w:rFonts w:ascii="Calibri" w:hAnsi="Calibri" w:cs="Calibri"/>
                                  <w:color w:val="000000"/>
                                </w:rPr>
                                <w:t xml:space="preserve">interface  </w:t>
                              </w:r>
                            </w:p>
                          </w:txbxContent>
                        </wps:txbx>
                        <wps:bodyPr rot="0" vert="horz" wrap="none" lIns="0" tIns="0" rIns="0" bIns="0" anchor="t" anchorCtr="0">
                          <a:spAutoFit/>
                        </wps:bodyPr>
                      </wps:wsp>
                      <wps:wsp>
                        <wps:cNvPr id="785" name="Rectangle 790"/>
                        <wps:cNvSpPr>
                          <a:spLocks noChangeArrowheads="1"/>
                        </wps:cNvSpPr>
                        <wps:spPr bwMode="auto">
                          <a:xfrm>
                            <a:off x="5589270" y="1006475"/>
                            <a:ext cx="152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EFF25" w14:textId="77777777" w:rsidR="00A57D49" w:rsidRDefault="00A57D49">
                              <w:r>
                                <w:rPr>
                                  <w:rFonts w:ascii="Calibri" w:hAnsi="Calibri" w:cs="Calibri"/>
                                  <w:b/>
                                  <w:bCs/>
                                  <w:color w:val="000000"/>
                                </w:rPr>
                                <w:t>FD</w:t>
                              </w:r>
                            </w:p>
                          </w:txbxContent>
                        </wps:txbx>
                        <wps:bodyPr rot="0" vert="horz" wrap="none" lIns="0" tIns="0" rIns="0" bIns="0" anchor="t" anchorCtr="0">
                          <a:spAutoFit/>
                        </wps:bodyPr>
                      </wps:wsp>
                      <wps:wsp>
                        <wps:cNvPr id="786" name="Freeform 791"/>
                        <wps:cNvSpPr>
                          <a:spLocks/>
                        </wps:cNvSpPr>
                        <wps:spPr bwMode="auto">
                          <a:xfrm>
                            <a:off x="1372235" y="1392555"/>
                            <a:ext cx="4678045" cy="240030"/>
                          </a:xfrm>
                          <a:custGeom>
                            <a:avLst/>
                            <a:gdLst>
                              <a:gd name="T0" fmla="*/ 7367 w 7367"/>
                              <a:gd name="T1" fmla="*/ 0 h 378"/>
                              <a:gd name="T2" fmla="*/ 0 w 7367"/>
                              <a:gd name="T3" fmla="*/ 0 h 378"/>
                              <a:gd name="T4" fmla="*/ 736 w 7367"/>
                              <a:gd name="T5" fmla="*/ 378 h 378"/>
                              <a:gd name="T6" fmla="*/ 6630 w 7367"/>
                              <a:gd name="T7" fmla="*/ 378 h 378"/>
                              <a:gd name="T8" fmla="*/ 7367 w 7367"/>
                              <a:gd name="T9" fmla="*/ 0 h 378"/>
                            </a:gdLst>
                            <a:ahLst/>
                            <a:cxnLst>
                              <a:cxn ang="0">
                                <a:pos x="T0" y="T1"/>
                              </a:cxn>
                              <a:cxn ang="0">
                                <a:pos x="T2" y="T3"/>
                              </a:cxn>
                              <a:cxn ang="0">
                                <a:pos x="T4" y="T5"/>
                              </a:cxn>
                              <a:cxn ang="0">
                                <a:pos x="T6" y="T7"/>
                              </a:cxn>
                              <a:cxn ang="0">
                                <a:pos x="T8" y="T9"/>
                              </a:cxn>
                            </a:cxnLst>
                            <a:rect l="0" t="0" r="r" b="b"/>
                            <a:pathLst>
                              <a:path w="7367" h="378">
                                <a:moveTo>
                                  <a:pt x="7367" y="0"/>
                                </a:moveTo>
                                <a:lnTo>
                                  <a:pt x="0" y="0"/>
                                </a:lnTo>
                                <a:lnTo>
                                  <a:pt x="736" y="378"/>
                                </a:lnTo>
                                <a:lnTo>
                                  <a:pt x="6630" y="378"/>
                                </a:lnTo>
                                <a:lnTo>
                                  <a:pt x="7367"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792"/>
                        <wps:cNvSpPr>
                          <a:spLocks/>
                        </wps:cNvSpPr>
                        <wps:spPr bwMode="auto">
                          <a:xfrm>
                            <a:off x="1372235" y="1392555"/>
                            <a:ext cx="4678045" cy="240030"/>
                          </a:xfrm>
                          <a:custGeom>
                            <a:avLst/>
                            <a:gdLst>
                              <a:gd name="T0" fmla="*/ 7367 w 7367"/>
                              <a:gd name="T1" fmla="*/ 0 h 378"/>
                              <a:gd name="T2" fmla="*/ 0 w 7367"/>
                              <a:gd name="T3" fmla="*/ 0 h 378"/>
                              <a:gd name="T4" fmla="*/ 736 w 7367"/>
                              <a:gd name="T5" fmla="*/ 378 h 378"/>
                              <a:gd name="T6" fmla="*/ 6630 w 7367"/>
                              <a:gd name="T7" fmla="*/ 378 h 378"/>
                              <a:gd name="T8" fmla="*/ 7367 w 7367"/>
                              <a:gd name="T9" fmla="*/ 0 h 378"/>
                            </a:gdLst>
                            <a:ahLst/>
                            <a:cxnLst>
                              <a:cxn ang="0">
                                <a:pos x="T0" y="T1"/>
                              </a:cxn>
                              <a:cxn ang="0">
                                <a:pos x="T2" y="T3"/>
                              </a:cxn>
                              <a:cxn ang="0">
                                <a:pos x="T4" y="T5"/>
                              </a:cxn>
                              <a:cxn ang="0">
                                <a:pos x="T6" y="T7"/>
                              </a:cxn>
                              <a:cxn ang="0">
                                <a:pos x="T8" y="T9"/>
                              </a:cxn>
                            </a:cxnLst>
                            <a:rect l="0" t="0" r="r" b="b"/>
                            <a:pathLst>
                              <a:path w="7367" h="378">
                                <a:moveTo>
                                  <a:pt x="7367" y="0"/>
                                </a:moveTo>
                                <a:lnTo>
                                  <a:pt x="0" y="0"/>
                                </a:lnTo>
                                <a:lnTo>
                                  <a:pt x="736" y="378"/>
                                </a:lnTo>
                                <a:lnTo>
                                  <a:pt x="6630" y="378"/>
                                </a:lnTo>
                                <a:lnTo>
                                  <a:pt x="7367"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Rectangle 789"/>
                        <wps:cNvSpPr>
                          <a:spLocks noChangeArrowheads="1"/>
                        </wps:cNvSpPr>
                        <wps:spPr bwMode="auto">
                          <a:xfrm>
                            <a:off x="2007235" y="592510"/>
                            <a:ext cx="567055" cy="755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8D38C" w14:textId="77777777" w:rsidR="00A57D49" w:rsidRDefault="00A57D49" w:rsidP="00EB198F">
                              <w:r>
                                <w:t xml:space="preserve">    Host Interface</w:t>
                              </w:r>
                            </w:p>
                            <w:p w14:paraId="1BF893C1" w14:textId="77777777" w:rsidR="00A57D49" w:rsidRPr="00EB198F" w:rsidRDefault="00A57D49" w:rsidP="00EB198F">
                              <w:pPr>
                                <w:jc w:val="center"/>
                                <w:rPr>
                                  <w:b/>
                                  <w:bCs/>
                                </w:rPr>
                              </w:pPr>
                              <w:r w:rsidRPr="00EB198F">
                                <w:rPr>
                                  <w:b/>
                                  <w:bCs/>
                                </w:rPr>
                                <w:t>Port</w:t>
                              </w:r>
                            </w:p>
                          </w:txbxContent>
                        </wps:txbx>
                        <wps:bodyPr rot="0" vert="horz" wrap="square" lIns="0" tIns="0" rIns="0" bIns="0" anchor="t" anchorCtr="0">
                          <a:spAutoFit/>
                        </wps:bodyPr>
                      </wps:wsp>
                    </wpc:wpc>
                  </a:graphicData>
                </a:graphic>
              </wp:inline>
            </w:drawing>
          </mc:Choice>
          <mc:Fallback>
            <w:pict>
              <v:group id="Canvas 788" o:spid="_x0000_s1026" editas="canvas" style="width:538.35pt;height:393.5pt;mso-position-horizontal-relative:char;mso-position-vertical-relative:line" coordsize="68370,499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370;height:49974;visibility:visible;mso-wrap-style:square">
                  <v:fill o:detectmouseclick="t"/>
                  <v:path o:connecttype="none"/>
                </v:shape>
                <v:shape id="Picture 7" o:spid="_x0000_s1028" type="#_x0000_t75" style="position:absolute;left:55994;top:39173;width:10465;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">
                  <v:imagedata r:id="rId65" o:title=""/>
                </v:shape>
                <v:shape id="Picture 8" o:spid="_x0000_s1029" type="#_x0000_t75" style="position:absolute;left:55994;top:39173;width:10465;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">
                  <v:imagedata r:id="rId66" o:title=""/>
                </v:shape>
                <v:rect id="Rectangle 9" o:spid="_x0000_s1030" style="position:absolute;left:55930;top:39116;width:1030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" fillcolor="#bfbfbf" stroked="f"/>
                <v:rect id="Rectangle 10" o:spid="_x0000_s1031" style="position:absolute;left:55930;top:40963;width:1030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" fillcolor="#bdbdbd" stroked="f"/>
                <v:rect id="Rectangle 11" o:spid="_x0000_s1032" style="position:absolute;left:55930;top:41998;width:10300;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" fillcolor="#bbb" stroked="f"/>
                <v:rect id="Rectangle 12" o:spid="_x0000_s1033" style="position:absolute;left:55930;top:42868;width:10300;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" fillcolor="#b9b9b9" stroked="f"/>
                <v:rect id="Rectangle 13" o:spid="_x0000_s1034" style="position:absolute;left:55930;top:43561;width:10300;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" fillcolor="#b7b7b7" stroked="f"/>
                <v:rect id="Rectangle 14" o:spid="_x0000_s1035" style="position:absolute;left:55930;top:44253;width:10300;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" fillcolor="#b5b5b5" stroked="f"/>
                <v:rect id="Rectangle 15" o:spid="_x0000_s1036" style="position:absolute;left:55930;top:45065;width:10300;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" fillcolor="#b3b3b3" stroked="f"/>
                <v:rect id="Rectangle 16" o:spid="_x0000_s1037" style="position:absolute;left:55930;top:46101;width:10300;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" fillcolor="#b0b0b0" stroked="f"/>
                <v:rect id="Rectangle 17" o:spid="_x0000_s1038" style="position:absolute;left:55968;top:39147;width:10287;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" filled="f" strokecolor="#404040" strokeweight=".45pt">
                  <v:stroke joinstyle="round" endcap="round"/>
                </v:rect>
                <v:rect id="Rectangle 18" o:spid="_x0000_s1039" style="position:absolute;left:58566;top:42360;width:5295;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77A3FDA6" w14:textId="77777777" w:rsidR="00A57D49" w:rsidRDefault="00A57D49">
                        <w:r>
                          <w:rPr>
                            <w:rFonts w:ascii="Calibri" w:hAnsi="Calibri" w:cs="Calibri"/>
                            <w:color w:val="000000"/>
                            <w:sz w:val="30"/>
                            <w:szCs w:val="30"/>
                          </w:rPr>
                          <w:t xml:space="preserve">Router </w:t>
                        </w:r>
                      </w:p>
                    </w:txbxContent>
                  </v:textbox>
                </v:rect>
                <v:shape id="Picture 19" o:spid="_x0000_s1040" type="#_x0000_t75" style="position:absolute;left:1504;top:40036;width:8852;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">
                  <v:imagedata r:id="rId67" o:title=""/>
                </v:shape>
                <v:shape id="Picture 20" o:spid="_x0000_s1041" type="#_x0000_t75" style="position:absolute;left:1504;top:40036;width:8852;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">
                  <v:imagedata r:id="rId68" o:title=""/>
                </v:shape>
                <v:rect id="Rectangle 21" o:spid="_x0000_s1042" style="position:absolute;left:1447;top:39922;width:867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" fillcolor="#bfbfbf" stroked="f"/>
                <v:rect id="Rectangle 22" o:spid="_x0000_s1043" style="position:absolute;left:1447;top:40328;width:8674;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" fillcolor="#bebebe" stroked="f"/>
                <v:rect id="Rectangle 23" o:spid="_x0000_s1044" style="position:absolute;left:1447;top:40728;width:867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" fillcolor="#bdbdbd" stroked="f"/>
                <v:rect id="Rectangle 24" o:spid="_x0000_s1045" style="position:absolute;left:1447;top:40963;width:8674;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" fillcolor="#bcbcbc" stroked="f"/>
                <v:rect id="Rectangle 25" o:spid="_x0000_s1046" style="position:absolute;left:1447;top:41135;width:867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" fillcolor="#bbb" stroked="f"/>
                <v:rect id="Rectangle 26" o:spid="_x0000_s1047" style="position:absolute;left:1447;top:41306;width:867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" fillcolor="#bababa" stroked="f"/>
                <v:rect id="Rectangle 27" o:spid="_x0000_s1048" style="position:absolute;left:1447;top:41484;width:8674;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" fillcolor="#b9b9b9" stroked="f"/>
                <v:rect id="Rectangle 28" o:spid="_x0000_s1049" style="position:absolute;left:1447;top:41656;width:8674;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" fillcolor="#b8b8b8" stroked="f"/>
                <v:rect id="Rectangle 29" o:spid="_x0000_s1050" style="position:absolute;left:1447;top:41770;width:8674;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" fillcolor="#b7b7b7" stroked="f"/>
                <v:rect id="Rectangle 30" o:spid="_x0000_s1051" style="position:absolute;left:1447;top:41884;width:867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" fillcolor="#b6b6b6" stroked="f"/>
                <v:rect id="Rectangle 31" o:spid="_x0000_s1052" style="position:absolute;left:1447;top:42062;width:8674;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" fillcolor="#b5b5b5" stroked="f"/>
                <v:rect id="Rectangle 32" o:spid="_x0000_s1053" style="position:absolute;left:1447;top:42176;width:8674;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" fillcolor="#b4b4b4" stroked="f"/>
                <v:rect id="Rectangle 33" o:spid="_x0000_s1054" style="position:absolute;left:1447;top:42348;width:867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" fillcolor="#b3b3b3" stroked="f"/>
                <v:rect id="Rectangle 34" o:spid="_x0000_s1055" style="position:absolute;left:1447;top:42576;width:867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" fillcolor="#b2b2b2" stroked="f"/>
                <v:rect id="Rectangle 35" o:spid="_x0000_s1056" style="position:absolute;left:1447;top:42811;width:8674;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" fillcolor="#b1b1b1" stroked="f"/>
                <v:rect id="Rectangle 36" o:spid="_x0000_s1057" style="position:absolute;left:1447;top:43154;width:8674;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" fillcolor="#b0b0b0" stroked="f"/>
                <v:rect id="Rectangle 37" o:spid="_x0000_s1058" style="position:absolute;left:1473;top:39966;width:8680;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" filled="f" strokecolor="#404040" strokeweight=".45pt">
                  <v:stroke joinstyle="round" endcap="round"/>
                </v:rect>
                <v:rect id="Rectangle 38" o:spid="_x0000_s1059" style="position:absolute;left:4241;top:40589;width:3296;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5D2BA0B2" w14:textId="77777777" w:rsidR="00A57D49" w:rsidRDefault="00A57D49">
                        <w:r>
                          <w:rPr>
                            <w:rFonts w:ascii="Calibri" w:hAnsi="Calibri" w:cs="Calibri"/>
                            <w:color w:val="000000"/>
                            <w:sz w:val="30"/>
                            <w:szCs w:val="30"/>
                          </w:rPr>
                          <w:t xml:space="preserve">Port </w:t>
                        </w:r>
                      </w:p>
                    </w:txbxContent>
                  </v:textbox>
                </v:rect>
                <v:shape id="Picture 39" o:spid="_x0000_s1060" type="#_x0000_t75" style="position:absolute;left:36963;top:39173;width:8153;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">
                  <v:imagedata r:id="rId69" o:title=""/>
                </v:shape>
                <v:shape id="Picture 40" o:spid="_x0000_s1061" type="#_x0000_t75" style="position:absolute;left:36963;top:39173;width:8153;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">
                  <v:imagedata r:id="rId70" o:title=""/>
                </v:shape>
                <v:rect id="Rectangle 41" o:spid="_x0000_s1062" style="position:absolute;left:36906;top:39116;width:798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" fillcolor="#bfbfbf" stroked="f"/>
                <v:rect id="Rectangle 42" o:spid="_x0000_s1063" style="position:absolute;left:36906;top:40963;width:7982;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" fillcolor="#bdbdbd" stroked="f"/>
                <v:rect id="Rectangle 43" o:spid="_x0000_s1064" style="position:absolute;left:36906;top:41998;width:7982;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" fillcolor="#bbb" stroked="f"/>
                <v:rect id="Rectangle 44" o:spid="_x0000_s1065" style="position:absolute;left:36906;top:42868;width:7982;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" fillcolor="#b9b9b9" stroked="f"/>
                <v:rect id="Rectangle 45" o:spid="_x0000_s1066" style="position:absolute;left:36906;top:43561;width:7982;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" fillcolor="#b7b7b7" stroked="f"/>
                <v:rect id="Rectangle 46" o:spid="_x0000_s1067" style="position:absolute;left:36906;top:44253;width:7982;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" fillcolor="#b5b5b5" stroked="f"/>
                <v:rect id="Rectangle 47" o:spid="_x0000_s1068" style="position:absolute;left:36906;top:45065;width:7982;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" fillcolor="#b3b3b3" stroked="f"/>
                <v:rect id="Rectangle 48" o:spid="_x0000_s1069" style="position:absolute;left:36906;top:46101;width:7982;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" fillcolor="#b0b0b0" stroked="f"/>
                <v:rect id="Rectangle 49" o:spid="_x0000_s1070" style="position:absolute;left:36931;top:39147;width:7976;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" filled="f" strokecolor="#404040" strokeweight=".45pt">
                  <v:stroke joinstyle="round" endcap="round"/>
                </v:rect>
                <v:rect id="Rectangle 50" o:spid="_x0000_s1071" style="position:absolute;left:38525;top:42360;width:4985;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16C8661C" w14:textId="77777777" w:rsidR="00A57D49" w:rsidRDefault="00A57D49">
                        <w:r>
                          <w:rPr>
                            <w:rFonts w:ascii="Calibri" w:hAnsi="Calibri" w:cs="Calibri"/>
                            <w:color w:val="000000"/>
                            <w:sz w:val="30"/>
                            <w:szCs w:val="30"/>
                          </w:rPr>
                          <w:t xml:space="preserve">Bridge </w:t>
                        </w:r>
                      </w:p>
                    </w:txbxContent>
                  </v:textbox>
                </v:rect>
                <v:shape id="Picture 51" o:spid="_x0000_s1072" type="#_x0000_t75" style="position:absolute;left:25679;top:39230;width:9544;height:8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">
                  <v:imagedata r:id="rId71" o:title=""/>
                </v:shape>
                <v:shape id="Picture 52" o:spid="_x0000_s1073" type="#_x0000_t75" style="position:absolute;left:25679;top:39230;width:9544;height:8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">
                  <v:imagedata r:id="rId72" o:title=""/>
                </v:shape>
                <v:rect id="Rectangle 53" o:spid="_x0000_s1074" style="position:absolute;left:25565;top:39116;width:942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" fillcolor="#bfbfbf" stroked="f"/>
                <v:rect id="Rectangle 54" o:spid="_x0000_s1075" style="position:absolute;left:25565;top:40963;width:9429;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" fillcolor="#bdbdbd" stroked="f"/>
                <v:rect id="Rectangle 55" o:spid="_x0000_s1076" style="position:absolute;left:25565;top:42062;width:9429;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" fillcolor="#bbb" stroked="f"/>
                <v:rect id="Rectangle 56" o:spid="_x0000_s1077" style="position:absolute;left:25565;top:42868;width:9429;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" fillcolor="#b9b9b9" stroked="f"/>
                <v:rect id="Rectangle 57" o:spid="_x0000_s1078" style="position:absolute;left:25565;top:43561;width:942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" fillcolor="#b7b7b7" stroked="f"/>
                <v:rect id="Rectangle 58" o:spid="_x0000_s1079" style="position:absolute;left:25565;top:44310;width:9429;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" fillcolor="#b5b5b5" stroked="f"/>
                <v:rect id="Rectangle 59" o:spid="_x0000_s1080" style="position:absolute;left:25565;top:45065;width:9429;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" fillcolor="#b3b3b3" stroked="f"/>
                <v:rect id="Rectangle 60" o:spid="_x0000_s1081" style="position:absolute;left:25565;top:46101;width:9429;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" fillcolor="#b0b0b0" stroked="f"/>
                <v:rect id="Rectangle 61" o:spid="_x0000_s1082" style="position:absolute;left:25615;top:39166;width:9405;height:8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" filled="f" strokecolor="#404040" strokeweight=".45pt">
                  <v:stroke joinstyle="round" endcap="round"/>
                </v:rect>
                <v:rect id="Rectangle 62" o:spid="_x0000_s1083" style="position:absolute;left:28930;top:42373;width:2921;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655F9CC8" w14:textId="77777777" w:rsidR="00A57D49" w:rsidRDefault="00A57D49">
                        <w:r>
                          <w:rPr>
                            <w:rFonts w:ascii="Calibri" w:hAnsi="Calibri" w:cs="Calibri"/>
                            <w:color w:val="000000"/>
                            <w:sz w:val="30"/>
                            <w:szCs w:val="30"/>
                          </w:rPr>
                          <w:t>ACL</w:t>
                        </w:r>
                      </w:p>
                    </w:txbxContent>
                  </v:textbox>
                </v:rect>
                <v:rect id="Rectangle 65" o:spid="_x0000_s1084" style="position:absolute;left:38487;top:41706;width:597;height:1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6A5EFA0B" w14:textId="77777777" w:rsidR="00A57D49" w:rsidRDefault="00A57D49">
                        <w:r>
                          <w:rPr>
                            <w:rFonts w:ascii="Calibri" w:hAnsi="Calibri" w:cs="Calibri"/>
                            <w:color w:val="000000"/>
                            <w:sz w:val="2"/>
                            <w:szCs w:val="2"/>
                          </w:rPr>
                          <w:t xml:space="preserve">User define </w:t>
                        </w:r>
                      </w:p>
                    </w:txbxContent>
                  </v:textbox>
                </v:rect>
                <v:rect id="Rectangle 66" o:spid="_x0000_s1085" style="position:absolute;left:37376;top:42278;width:438;height:1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14:paraId="4301674A" w14:textId="77777777" w:rsidR="00A57D49" w:rsidRDefault="00A57D49">
                        <w:r>
                          <w:rPr>
                            <w:rFonts w:ascii="Calibri" w:hAnsi="Calibri" w:cs="Calibri"/>
                            <w:color w:val="000000"/>
                            <w:sz w:val="2"/>
                            <w:szCs w:val="2"/>
                          </w:rPr>
                          <w:t>ACL trap</w:t>
                        </w:r>
                      </w:p>
                    </w:txbxContent>
                  </v:textbox>
                </v:rect>
                <v:rect id="Rectangle 69" o:spid="_x0000_s1086" style="position:absolute;left:66109;top:41376;width:597;height:1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7DA2A542" w14:textId="77777777" w:rsidR="00A57D49" w:rsidRDefault="00A57D49">
                        <w:r>
                          <w:rPr>
                            <w:rFonts w:ascii="Calibri" w:hAnsi="Calibri" w:cs="Calibri"/>
                            <w:color w:val="000000"/>
                            <w:sz w:val="2"/>
                            <w:szCs w:val="2"/>
                          </w:rPr>
                          <w:t xml:space="preserve">User define </w:t>
                        </w:r>
                      </w:p>
                    </w:txbxContent>
                  </v:textbox>
                </v:rect>
                <v:rect id="Rectangle 70" o:spid="_x0000_s1087" style="position:absolute;left:64998;top:41268;width:629;height:1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" filled="f" stroked="f">
                  <v:textbox style="mso-fit-shape-to-text:t" inset="0,0,0,0">
                    <w:txbxContent>
                      <w:p w14:paraId="288AFC72" w14:textId="77777777" w:rsidR="00A57D49" w:rsidRDefault="00A57D49">
                        <w:r>
                          <w:rPr>
                            <w:rFonts w:ascii="Calibri" w:hAnsi="Calibri" w:cs="Calibri"/>
                            <w:color w:val="000000"/>
                            <w:sz w:val="2"/>
                            <w:szCs w:val="2"/>
                          </w:rPr>
                          <w:t>Router  trap</w:t>
                        </w:r>
                      </w:p>
                    </w:txbxContent>
                  </v:textbox>
                </v:rect>
                <v:oval id="Oval 71" o:spid="_x0000_s1088" style="position:absolute;left:9321;top:30988;width:49524;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" fillcolor="#548bd4" strokeweight="0"/>
                <v:oval id="Oval 72" o:spid="_x0000_s1089" style="position:absolute;left:9321;top:30988;width:49524;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" filled="f" strokeweight=".45pt">
                  <v:stroke endcap="round"/>
                </v:oval>
                <v:rect id="Rectangle 73" o:spid="_x0000_s1090" style="position:absolute;left:27920;top:31737;width:1245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5AFE2566" w14:textId="77777777" w:rsidR="00A57D49" w:rsidRDefault="00A57D49">
                        <w:r>
                          <w:rPr>
                            <w:rFonts w:ascii="Calibri" w:hAnsi="Calibri" w:cs="Calibri"/>
                            <w:b/>
                            <w:bCs/>
                            <w:color w:val="000000"/>
                          </w:rPr>
                          <w:t>Host interface  Group</w:t>
                        </w:r>
                      </w:p>
                    </w:txbxContent>
                  </v:textbox>
                </v:rect>
                <v:shape id="Picture 74" o:spid="_x0000_s1091" type="#_x0000_t75" style="position:absolute;left:34010;top:24441;width:4515;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">
                  <v:imagedata r:id="rId73" o:title=""/>
                </v:shape>
                <v:shape id="Picture 75" o:spid="_x0000_s1092" type="#_x0000_t75" style="position:absolute;left:34010;top:24441;width:4515;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">
                  <v:imagedata r:id="rId74" o:title=""/>
                </v:shape>
                <v:rect id="Rectangle 76" o:spid="_x0000_s1093" style="position:absolute;left:33896;top:24377;width:4394;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" fillcolor="#bfbfbf" stroked="f"/>
                <v:rect id="Rectangle 77" o:spid="_x0000_s1094" style="position:absolute;left:33896;top:25019;width:439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" fillcolor="#bebebe" stroked="f"/>
                <v:rect id="Rectangle 78" o:spid="_x0000_s1095" style="position:absolute;left:33896;top:25654;width:4394;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" fillcolor="#bdbdbd" stroked="f"/>
                <v:rect id="Rectangle 79" o:spid="_x0000_s1096" style="position:absolute;left:33896;top:25996;width:4394;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" fillcolor="#bcbcbc" stroked="f"/>
                <v:rect id="Rectangle 80" o:spid="_x0000_s1097" style="position:absolute;left:33896;top:26346;width:4394;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" fillcolor="#bbb" stroked="f"/>
                <v:rect id="Rectangle 81" o:spid="_x0000_s1098" style="position:absolute;left:33896;top:26631;width:4394;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" fillcolor="#bababa" stroked="f"/>
                <v:rect id="Rectangle 82" o:spid="_x0000_s1099" style="position:absolute;left:33896;top:26924;width:439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" fillcolor="#b9b9b9" stroked="f"/>
                <v:rect id="Rectangle 83" o:spid="_x0000_s1100" style="position:absolute;left:33896;top:27152;width:439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" fillcolor="#b8b8b8" stroked="f"/>
                <v:rect id="Rectangle 84" o:spid="_x0000_s1101" style="position:absolute;left:33896;top:27387;width:4394;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" fillcolor="#b7b7b7" stroked="f"/>
                <v:rect id="Rectangle 85" o:spid="_x0000_s1102" style="position:absolute;left:33896;top:27616;width:439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" fillcolor="#b6b6b6" stroked="f"/>
                <v:rect id="Rectangle 86" o:spid="_x0000_s1103" style="position:absolute;left:33896;top:27844;width:439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" fillcolor="#b5b5b5" stroked="f"/>
                <v:rect id="Rectangle 87" o:spid="_x0000_s1104" style="position:absolute;left:33896;top:28136;width:4394;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" fillcolor="#b4b4b4" stroked="f"/>
                <v:rect id="Rectangle 88" o:spid="_x0000_s1105" style="position:absolute;left:33896;top:28422;width:4394;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" fillcolor="#b3b3b3" stroked="f"/>
                <v:rect id="Rectangle 89" o:spid="_x0000_s1106" style="position:absolute;left:33896;top:28771;width:4394;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" fillcolor="#b2b2b2" stroked="f"/>
                <v:rect id="Rectangle 90" o:spid="_x0000_s1107" style="position:absolute;left:33896;top:29121;width:4394;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" fillcolor="#b1b1b1" stroked="f"/>
                <v:rect id="Rectangle 91" o:spid="_x0000_s1108" style="position:absolute;left:33896;top:29698;width:4394;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" fillcolor="#b0b0b0" stroked="f"/>
                <v:rect id="Rectangle 92" o:spid="_x0000_s1109" style="position:absolute;left:33947;top:24403;width:4368;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" filled="f" strokecolor="#404040" strokeweight=".45pt">
                  <v:stroke joinstyle="round" endcap="round"/>
                </v:rect>
                <v:rect id="Rectangle 93" o:spid="_x0000_s1110" style="position:absolute;left:34594;top:25088;width:3226;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4EBA1096" w14:textId="77777777" w:rsidR="00A57D49" w:rsidRDefault="00A57D49">
                        <w:r>
                          <w:rPr>
                            <w:rFonts w:ascii="Calibri" w:hAnsi="Calibri" w:cs="Calibri"/>
                            <w:color w:val="000000"/>
                            <w:sz w:val="30"/>
                            <w:szCs w:val="30"/>
                          </w:rPr>
                          <w:t xml:space="preserve">CPU </w:t>
                        </w:r>
                      </w:p>
                    </w:txbxContent>
                  </v:textbox>
                </v:rect>
                <v:rect id="Rectangle 94" o:spid="_x0000_s1111" style="position:absolute;left:34563;top:27311;width:329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14:paraId="569ABC87" w14:textId="77777777" w:rsidR="00A57D49" w:rsidRDefault="00A57D49">
                        <w:r>
                          <w:rPr>
                            <w:rFonts w:ascii="Calibri" w:hAnsi="Calibri" w:cs="Calibri"/>
                            <w:color w:val="000000"/>
                            <w:sz w:val="30"/>
                            <w:szCs w:val="30"/>
                          </w:rPr>
                          <w:t xml:space="preserve">Port </w:t>
                        </w:r>
                      </w:p>
                    </w:txbxContent>
                  </v:textbox>
                </v:rect>
                <v:shape id="Picture 95" o:spid="_x0000_s1112" type="#_x0000_t75" style="position:absolute;left:15036;top:39173;width:9722;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">
                  <v:imagedata r:id="rId75" o:title=""/>
                </v:shape>
                <v:shape id="Picture 96" o:spid="_x0000_s1113" type="#_x0000_t75" style="position:absolute;left:15036;top:39173;width:9722;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">
                  <v:imagedata r:id="rId76" o:title=""/>
                </v:shape>
                <v:rect id="Rectangle 97" o:spid="_x0000_s1114" style="position:absolute;left:14922;top:39116;width:9544;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" fillcolor="#92d050" stroked="f"/>
                <v:rect id="Rectangle 98" o:spid="_x0000_s1115" style="position:absolute;left:14922;top:40671;width:954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" fillcolor="#91cf4e" stroked="f"/>
                <v:rect id="Rectangle 99" o:spid="_x0000_s1116" style="position:absolute;left:14922;top:41598;width:954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" fillcolor="#90cf4c" stroked="f"/>
                <v:rect id="Rectangle 100" o:spid="_x0000_s1117" style="position:absolute;left:14922;top:42233;width:9544;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" fillcolor="#8fce4a" stroked="f"/>
                <v:rect id="Rectangle 101" o:spid="_x0000_s1118" style="position:absolute;left:14922;top:42811;width:954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" fillcolor="#8dce48" stroked="f"/>
                <v:rect id="Rectangle 102" o:spid="_x0000_s1119" style="position:absolute;left:14922;top:43332;width:9544;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" fillcolor="#8ccd46" stroked="f"/>
                <v:rect id="Rectangle 103" o:spid="_x0000_s1120" style="position:absolute;left:14922;top:43789;width:954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" fillcolor="#8bcd44" stroked="f"/>
                <v:rect id="Rectangle 104" o:spid="_x0000_s1121" style="position:absolute;left:14922;top:44196;width:9544;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" fillcolor="#8acc42" stroked="f"/>
                <v:rect id="Rectangle 105" o:spid="_x0000_s1122" style="position:absolute;left:14922;top:44716;width:9544;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" fillcolor="#89cc40" stroked="f"/>
                <v:rect id="Rectangle 106" o:spid="_x0000_s1123" style="position:absolute;left:14922;top:45180;width:9544;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" fillcolor="#88cb3e" stroked="f"/>
                <v:rect id="Rectangle 107" o:spid="_x0000_s1124" style="position:absolute;left:14922;top:45758;width:9544;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" fillcolor="#87cb3c" stroked="f"/>
                <v:rect id="Rectangle 108" o:spid="_x0000_s1125" style="position:absolute;left:14922;top:46507;width:9544;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" fillcolor="#85ca39" stroked="f"/>
                <v:rect id="Rectangle 109" o:spid="_x0000_s1126" style="position:absolute;left:14979;top:39147;width:954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" filled="f" strokecolor="#404040" strokeweight=".45pt">
                  <v:stroke joinstyle="round" endcap="round"/>
                </v:rect>
                <v:rect id="Rectangle 110" o:spid="_x0000_s1127" style="position:absolute;left:16865;top:41992;width:26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61CA74DF" w14:textId="77777777" w:rsidR="00A57D49" w:rsidRDefault="00A57D49">
                        <w:r>
                          <w:rPr>
                            <w:rFonts w:ascii="Calibri" w:hAnsi="Calibri" w:cs="Calibri"/>
                            <w:b/>
                            <w:bCs/>
                            <w:color w:val="000000"/>
                            <w:sz w:val="18"/>
                            <w:szCs w:val="18"/>
                          </w:rPr>
                          <w:t xml:space="preserve"> </w:t>
                        </w:r>
                      </w:p>
                    </w:txbxContent>
                  </v:textbox>
                </v:rect>
                <v:rect id="Rectangle 111" o:spid="_x0000_s1128" style="position:absolute;left:17106;top:41992;width:1982;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" filled="f" stroked="f">
                  <v:textbox style="mso-fit-shape-to-text:t" inset="0,0,0,0">
                    <w:txbxContent>
                      <w:p w14:paraId="2861DA31" w14:textId="77777777" w:rsidR="00A57D49" w:rsidRDefault="00A57D49">
                        <w:r>
                          <w:rPr>
                            <w:rFonts w:ascii="Calibri" w:hAnsi="Calibri" w:cs="Calibri"/>
                            <w:b/>
                            <w:bCs/>
                            <w:color w:val="000000"/>
                            <w:sz w:val="18"/>
                            <w:szCs w:val="18"/>
                          </w:rPr>
                          <w:t>trap</w:t>
                        </w:r>
                      </w:p>
                    </w:txbxContent>
                  </v:textbox>
                </v:rect>
                <v:rect id="Rectangle 112" o:spid="_x0000_s1129" style="position:absolute;left:18980;top:41992;width:355;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" filled="f" stroked="f">
                  <v:textbox style="mso-fit-shape-to-text:t" inset="0,0,0,0">
                    <w:txbxContent>
                      <w:p w14:paraId="06E0FAC6" w14:textId="77777777" w:rsidR="00A57D49" w:rsidRDefault="00A57D49">
                        <w:r>
                          <w:rPr>
                            <w:rFonts w:ascii="Calibri" w:hAnsi="Calibri" w:cs="Calibri"/>
                            <w:b/>
                            <w:bCs/>
                            <w:color w:val="000000"/>
                            <w:sz w:val="18"/>
                            <w:szCs w:val="18"/>
                          </w:rPr>
                          <w:t>-</w:t>
                        </w:r>
                      </w:p>
                    </w:txbxContent>
                  </v:textbox>
                </v:rect>
                <v:rect id="Rectangle 113" o:spid="_x0000_s1130" style="position:absolute;left:19310;top:41992;width:3588;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" filled="f" stroked="f">
                  <v:textbox style="mso-fit-shape-to-text:t" inset="0,0,0,0">
                    <w:txbxContent>
                      <w:p w14:paraId="4AC55DF3" w14:textId="77777777" w:rsidR="00A57D49" w:rsidRDefault="00A57D49">
                        <w:r>
                          <w:rPr>
                            <w:rFonts w:ascii="Calibri" w:hAnsi="Calibri" w:cs="Calibri"/>
                            <w:b/>
                            <w:bCs/>
                            <w:color w:val="000000"/>
                            <w:sz w:val="18"/>
                            <w:szCs w:val="18"/>
                          </w:rPr>
                          <w:t>id table</w:t>
                        </w:r>
                      </w:p>
                    </w:txbxContent>
                  </v:textbox>
                </v:rect>
                <v:rect id="Rectangle 114" o:spid="_x0000_s1131" style="position:absolute;left:16154;top:43268;width:729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14:paraId="1B6303C7" w14:textId="77777777" w:rsidR="00A57D49" w:rsidRDefault="00A57D49">
                        <w:r>
                          <w:rPr>
                            <w:rFonts w:ascii="Calibri" w:hAnsi="Calibri" w:cs="Calibri"/>
                            <w:color w:val="000000"/>
                          </w:rPr>
                          <w:t>Switch  traps</w:t>
                        </w:r>
                      </w:p>
                    </w:txbxContent>
                  </v:textbox>
                </v:rect>
                <v:shape id="Picture 115" o:spid="_x0000_s1132" type="#_x0000_t75" style="position:absolute;left:2952;top:41421;width:8846;height: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">
                  <v:imagedata r:id="rId77" o:title=""/>
                </v:shape>
                <v:shape id="Picture 116" o:spid="_x0000_s1133" type="#_x0000_t75" style="position:absolute;left:2952;top:41421;width:8846;height: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">
                  <v:imagedata r:id="rId78" o:title=""/>
                </v:shape>
                <v:rect id="Rectangle 117" o:spid="_x0000_s1134" style="position:absolute;left:2889;top:41363;width:868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" fillcolor="#bfbfbf" stroked="f"/>
                <v:rect id="Rectangle 118" o:spid="_x0000_s1135" style="position:absolute;left:2889;top:41770;width:8680;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" fillcolor="#bebebe" stroked="f"/>
                <v:rect id="Rectangle 119" o:spid="_x0000_s1136" style="position:absolute;left:2889;top:42119;width:868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" fillcolor="#bdbdbd" stroked="f"/>
                <v:rect id="Rectangle 120" o:spid="_x0000_s1137" style="position:absolute;left:2889;top:42348;width:868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" fillcolor="#bcbcbc" stroked="f"/>
                <v:rect id="Rectangle 121" o:spid="_x0000_s1138" style="position:absolute;left:2889;top:42576;width:868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" fillcolor="#bbb" stroked="f"/>
                <v:rect id="Rectangle 122" o:spid="_x0000_s1139" style="position:absolute;left:2889;top:42754;width:8680;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" fillcolor="#bababa" stroked="f"/>
                <v:rect id="Rectangle 123" o:spid="_x0000_s1140" style="position:absolute;left:2889;top:42926;width:8680;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" fillcolor="#b9b9b9" stroked="f"/>
                <v:rect id="Rectangle 124" o:spid="_x0000_s1141" style="position:absolute;left:2889;top:43040;width:8680;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" fillcolor="#b8b8b8" stroked="f"/>
                <v:rect id="Rectangle 125" o:spid="_x0000_s1142" style="position:absolute;left:2889;top:43154;width:868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" fillcolor="#b7b7b7" stroked="f"/>
                <v:rect id="Rectangle 126" o:spid="_x0000_s1143" style="position:absolute;left:2889;top:43332;width:8680;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" fillcolor="#b6b6b6" stroked="f"/>
                <v:rect id="Rectangle 127" o:spid="_x0000_s1144" style="position:absolute;left:2889;top:43446;width:8680;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" fillcolor="#b5b5b5" stroked="f"/>
                <v:rect id="Rectangle 128" o:spid="_x0000_s1145" style="position:absolute;left:2889;top:43618;width:868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" fillcolor="#b4b4b4" stroked="f"/>
                <v:rect id="Rectangle 129" o:spid="_x0000_s1146" style="position:absolute;left:2889;top:43789;width:86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" fillcolor="#b3b3b3" stroked="f"/>
                <v:rect id="Rectangle 130" o:spid="_x0000_s1147" style="position:absolute;left:2889;top:44024;width:8680;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" fillcolor="#b2b2b2" stroked="f"/>
                <v:rect id="Rectangle 131" o:spid="_x0000_s1148" style="position:absolute;left:2889;top:44196;width:868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" fillcolor="#b1b1b1" stroked="f"/>
                <v:rect id="Rectangle 132" o:spid="_x0000_s1149" style="position:absolute;left:2889;top:44602;width:8680;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" fillcolor="#b0b0b0" stroked="f"/>
                <v:rect id="Rectangle 133" o:spid="_x0000_s1150" style="position:absolute;left:2901;top:41389;width:8681;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" filled="f" strokecolor="#404040" strokeweight=".45pt">
                  <v:stroke joinstyle="round" endcap="round"/>
                </v:rect>
                <v:rect id="Rectangle 134" o:spid="_x0000_s1151" style="position:absolute;left:5670;top:42011;width:3296;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21D311C8" w14:textId="77777777" w:rsidR="00A57D49" w:rsidRDefault="00A57D49">
                        <w:r>
                          <w:rPr>
                            <w:rFonts w:ascii="Calibri" w:hAnsi="Calibri" w:cs="Calibri"/>
                            <w:color w:val="000000"/>
                            <w:sz w:val="30"/>
                            <w:szCs w:val="30"/>
                          </w:rPr>
                          <w:t xml:space="preserve">Port </w:t>
                        </w:r>
                      </w:p>
                    </w:txbxContent>
                  </v:textbox>
                </v:rect>
                <v:shape id="Picture 135" o:spid="_x0000_s1152" type="#_x0000_t75" style="position:absolute;left:4394;top:42868;width:8852;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">
                  <v:imagedata r:id="rId79" o:title=""/>
                </v:shape>
                <v:shape id="Picture 136" o:spid="_x0000_s1153" type="#_x0000_t75" style="position:absolute;left:4394;top:42868;width:8852;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">
                  <v:imagedata r:id="rId80" o:title=""/>
                </v:shape>
                <v:rect id="Rectangle 137" o:spid="_x0000_s1154" style="position:absolute;left:4279;top:42811;width:867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" fillcolor="#bfbfbf" stroked="f"/>
                <v:rect id="Rectangle 138" o:spid="_x0000_s1155" style="position:absolute;left:4279;top:43154;width:867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" fillcolor="#bebebe" stroked="f"/>
                <v:rect id="Rectangle 139" o:spid="_x0000_s1156" style="position:absolute;left:4279;top:43561;width:867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" fillcolor="#bdbdbd" stroked="f"/>
                <v:rect id="Rectangle 140" o:spid="_x0000_s1157" style="position:absolute;left:4279;top:43789;width:8675;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" fillcolor="#bcbcbc" stroked="f"/>
                <v:rect id="Rectangle 141" o:spid="_x0000_s1158" style="position:absolute;left:4279;top:43967;width:8675;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" fillcolor="#bbb" stroked="f"/>
                <v:rect id="Rectangle 142" o:spid="_x0000_s1159" style="position:absolute;left:4279;top:44138;width:8675;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" fillcolor="#bababa" stroked="f"/>
                <v:rect id="Rectangle 143" o:spid="_x0000_s1160" style="position:absolute;left:4279;top:44310;width:8675;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" fillcolor="#b9b9b9" stroked="f"/>
                <v:rect id="Rectangle 144" o:spid="_x0000_s1161" style="position:absolute;left:4279;top:44488;width:8675;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" fillcolor="#b8b8b8" stroked="f"/>
                <v:rect id="Rectangle 145" o:spid="_x0000_s1162" style="position:absolute;left:4279;top:44602;width:8675;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" fillcolor="#b7b7b7" stroked="f"/>
                <v:rect id="Rectangle 146" o:spid="_x0000_s1163" style="position:absolute;left:4279;top:44773;width:867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" fillcolor="#b6b6b6" stroked="f"/>
                <v:rect id="Rectangle 147" o:spid="_x0000_s1164" style="position:absolute;left:4279;top:44888;width:8675;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" fillcolor="#b5b5b5" stroked="f"/>
                <v:rect id="Rectangle 148" o:spid="_x0000_s1165" style="position:absolute;left:4279;top:45065;width:8675;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" fillcolor="#b4b4b4" stroked="f"/>
                <v:rect id="Rectangle 149" o:spid="_x0000_s1166" style="position:absolute;left:4279;top:45237;width:8675;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" fillcolor="#b3b3b3" stroked="f"/>
                <v:rect id="Rectangle 150" o:spid="_x0000_s1167" style="position:absolute;left:4279;top:45408;width:8675;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" fillcolor="#b2b2b2" stroked="f"/>
                <v:rect id="Rectangle 151" o:spid="_x0000_s1168" style="position:absolute;left:4279;top:45643;width:867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" fillcolor="#b1b1b1" stroked="f"/>
                <v:rect id="Rectangle 152" o:spid="_x0000_s1169" style="position:absolute;left:4279;top:45986;width:867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" fillcolor="#b0b0b0" stroked="f"/>
                <v:rect id="Rectangle 153" o:spid="_x0000_s1170" style="position:absolute;left:4330;top:42811;width:8674;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" filled="f" strokecolor="#404040" strokeweight=".45pt">
                  <v:stroke joinstyle="round" endcap="round"/>
                </v:rect>
                <v:rect id="Rectangle 154" o:spid="_x0000_s1171" style="position:absolute;left:7092;top:43446;width:3296;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632B7ED2" w14:textId="77777777" w:rsidR="00A57D49" w:rsidRDefault="00A57D49">
                        <w:r>
                          <w:rPr>
                            <w:rFonts w:ascii="Calibri" w:hAnsi="Calibri" w:cs="Calibri"/>
                            <w:color w:val="000000"/>
                            <w:sz w:val="30"/>
                            <w:szCs w:val="30"/>
                          </w:rPr>
                          <w:t xml:space="preserve">Port </w:t>
                        </w:r>
                      </w:p>
                    </w:txbxContent>
                  </v:textbox>
                </v:rect>
                <v:shape id="Picture 155" o:spid="_x0000_s1172" type="#_x0000_t75" style="position:absolute;left:5784;top:44310;width:8852;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">
                  <v:imagedata r:id="rId81" o:title=""/>
                </v:shape>
                <v:shape id="Picture 156" o:spid="_x0000_s1173" type="#_x0000_t75" style="position:absolute;left:5784;top:44310;width:8852;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">
                  <v:imagedata r:id="rId82" o:title=""/>
                </v:shape>
                <v:rect id="Rectangle 157" o:spid="_x0000_s1174" style="position:absolute;left:5727;top:44196;width:867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" fillcolor="#bfbfbf" stroked="f"/>
                <v:rect id="Rectangle 158" o:spid="_x0000_s1175" style="position:absolute;left:5727;top:44602;width:867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" fillcolor="#bebebe" stroked="f"/>
                <v:rect id="Rectangle 159" o:spid="_x0000_s1176" style="position:absolute;left:5727;top:45008;width:8674;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" fillcolor="#bdbdbd" stroked="f"/>
                <v:rect id="Rectangle 160" o:spid="_x0000_s1177" style="position:absolute;left:5727;top:45237;width:867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" fillcolor="#bcbcbc" stroked="f"/>
                <v:rect id="Rectangle 161" o:spid="_x0000_s1178" style="position:absolute;left:5727;top:45408;width:867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" fillcolor="#bbb" stroked="f"/>
                <v:rect id="Rectangle 162" o:spid="_x0000_s1179" style="position:absolute;left:5727;top:45586;width:8674;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" fillcolor="#bababa" stroked="f"/>
                <v:rect id="Rectangle 163" o:spid="_x0000_s1180" style="position:absolute;left:5727;top:45758;width:867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" fillcolor="#b9b9b9" stroked="f"/>
                <v:rect id="Rectangle 164" o:spid="_x0000_s1181" style="position:absolute;left:5727;top:45929;width:8674;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" fillcolor="#b8b8b8" stroked="f"/>
                <v:rect id="Rectangle 165" o:spid="_x0000_s1182" style="position:absolute;left:5727;top:46043;width:8674;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" fillcolor="#b7b7b7" stroked="f"/>
                <v:rect id="Rectangle 166" o:spid="_x0000_s1183" style="position:absolute;left:5727;top:46164;width:867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" fillcolor="#b6b6b6" stroked="f"/>
                <v:rect id="Rectangle 167" o:spid="_x0000_s1184" style="position:absolute;left:5727;top:46335;width:867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" fillcolor="#b5b5b5" stroked="f"/>
                <v:rect id="Rectangle 168" o:spid="_x0000_s1185" style="position:absolute;left:5727;top:46450;width:867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" fillcolor="#b4b4b4" stroked="f"/>
                <v:rect id="Rectangle 169" o:spid="_x0000_s1186" style="position:absolute;left:5727;top:46621;width:867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" fillcolor="#b3b3b3" stroked="f"/>
                <v:rect id="Rectangle 170" o:spid="_x0000_s1187" style="position:absolute;left:5727;top:46856;width:8674;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" fillcolor="#b2b2b2" stroked="f"/>
                <v:rect id="Rectangle 171" o:spid="_x0000_s1188" style="position:absolute;left:5727;top:47085;width:8674;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" fillcolor="#b1b1b1" stroked="f"/>
                <v:rect id="Rectangle 172" o:spid="_x0000_s1189" style="position:absolute;left:5727;top:47434;width:8674;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" fillcolor="#b0b0b0" stroked="f"/>
                <v:rect id="Rectangle 173" o:spid="_x0000_s1190" style="position:absolute;left:5753;top:44234;width:8680;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" filled="f" strokecolor="#404040" strokeweight=".45pt">
                  <v:stroke joinstyle="round" endcap="round"/>
                </v:rect>
                <v:rect id="Rectangle 174" o:spid="_x0000_s1191" style="position:absolute;left:8521;top:44862;width:3296;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0AE50BC2" w14:textId="77777777" w:rsidR="00A57D49" w:rsidRDefault="00A57D49">
                        <w:r>
                          <w:rPr>
                            <w:rFonts w:ascii="Calibri" w:hAnsi="Calibri" w:cs="Calibri"/>
                            <w:color w:val="000000"/>
                            <w:sz w:val="30"/>
                            <w:szCs w:val="30"/>
                          </w:rPr>
                          <w:t xml:space="preserve">Port </w:t>
                        </w:r>
                      </w:p>
                    </w:txbxContent>
                  </v:textbox>
                </v:rect>
                <v:shape id="Picture 175" o:spid="_x0000_s1192" type="#_x0000_t75" style="position:absolute;left:32683;top:16694;width:7169;height:7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">
                  <v:imagedata r:id="rId83" o:title=""/>
                </v:shape>
                <v:shape id="Picture 176" o:spid="_x0000_s1193" type="#_x0000_t75" style="position:absolute;left:32683;top:16694;width:7169;height:7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">
                  <v:imagedata r:id="rId84" o:title=""/>
                </v:shape>
                <v:rect id="Rectangle 177" o:spid="_x0000_s1194" style="position:absolute;left:32626;top:16637;width:6998;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" fillcolor="yellow" stroked="f"/>
                <v:rect id="Rectangle 178" o:spid="_x0000_s1195" style="position:absolute;left:32626;top:17100;width:699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" fillcolor="#fefe00" stroked="f"/>
                <v:rect id="Rectangle 179" o:spid="_x0000_s1196" style="position:absolute;left:32626;top:17621;width:6998;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" fillcolor="#fdfd00" stroked="f"/>
                <v:rect id="Rectangle 180" o:spid="_x0000_s1197" style="position:absolute;left:32626;top:17970;width:6998;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" fillcolor="#fcfc00" stroked="f"/>
                <v:rect id="Rectangle 181" o:spid="_x0000_s1198" style="position:absolute;left:32626;top:18313;width:699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" fillcolor="#fbfb00" stroked="f"/>
                <v:rect id="Rectangle 182" o:spid="_x0000_s1199" style="position:absolute;left:32626;top:18548;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" fillcolor="#fafa00" stroked="f"/>
                <v:rect id="Rectangle 183" o:spid="_x0000_s1200" style="position:absolute;left:32626;top:18719;width:699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" fillcolor="#f9f900" stroked="f"/>
                <v:rect id="Rectangle 184" o:spid="_x0000_s1201" style="position:absolute;left:32626;top:18948;width:699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" fillcolor="#f8f800" stroked="f"/>
                <v:rect id="Rectangle 185" o:spid="_x0000_s1202" style="position:absolute;left:32626;top:19183;width:6998;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" fillcolor="#f7f700" stroked="f"/>
                <v:rect id="Rectangle 186" o:spid="_x0000_s1203" style="position:absolute;left:32626;top:19297;width:699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" fillcolor="#f6f600" stroked="f"/>
                <v:rect id="Rectangle 187" o:spid="_x0000_s1204" style="position:absolute;left:32626;top:19469;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" fillcolor="#f5f500" stroked="f"/>
                <v:rect id="Rectangle 188" o:spid="_x0000_s1205" style="position:absolute;left:32626;top:19640;width:6998;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" fillcolor="#f4f400" stroked="f"/>
                <v:rect id="Rectangle 189" o:spid="_x0000_s1206" style="position:absolute;left:32626;top:19761;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" fillcolor="#f3f300" stroked="f"/>
                <v:rect id="Rectangle 190" o:spid="_x0000_s1207" style="position:absolute;left:32626;top:19932;width:6998;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" fillcolor="#f2f200" stroked="f"/>
                <v:rect id="Rectangle 191" o:spid="_x0000_s1208" style="position:absolute;left:32626;top:20046;width:699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" fillcolor="#f1f100" stroked="f"/>
                <v:rect id="Rectangle 192" o:spid="_x0000_s1209" style="position:absolute;left:32626;top:20218;width:6998;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" fillcolor="#f0f000" stroked="f"/>
                <v:rect id="Rectangle 193" o:spid="_x0000_s1210" style="position:absolute;left:32626;top:20339;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" fillcolor="#efef00" stroked="f"/>
                <v:rect id="Rectangle 194" o:spid="_x0000_s1211" style="position:absolute;left:32626;top:20510;width:6998;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" fillcolor="#ee0" stroked="f"/>
                <v:rect id="Rectangle 195" o:spid="_x0000_s1212" style="position:absolute;left:32626;top:20624;width:699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" fillcolor="#eded00" stroked="f"/>
                <v:rect id="Rectangle 196" o:spid="_x0000_s1213" style="position:absolute;left:32626;top:20796;width:6998;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" fillcolor="#ecec00" stroked="f"/>
                <v:rect id="Rectangle 197" o:spid="_x0000_s1214" style="position:absolute;left:32626;top:20916;width:699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" fillcolor="#ebeb00" stroked="f"/>
                <v:rect id="Rectangle 198" o:spid="_x0000_s1215" style="position:absolute;left:32626;top:21088;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" fillcolor="#eaea00" stroked="f"/>
                <v:rect id="Rectangle 199" o:spid="_x0000_s1216" style="position:absolute;left:32626;top:21259;width:699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" fillcolor="#e9e900" stroked="f"/>
                <v:rect id="Rectangle 200" o:spid="_x0000_s1217" style="position:absolute;left:32626;top:21431;width:6998;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" fillcolor="#e8e800" stroked="f"/>
                <v:rect id="Rectangle 201" o:spid="_x0000_s1218" style="position:absolute;left:32626;top:21609;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" fillcolor="#e7e700" stroked="f"/>
                <v:rect id="Rectangle 202" o:spid="_x0000_s1219" style="position:absolute;left:32626;top:21780;width:699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" fillcolor="#e6e600" stroked="f"/>
                <v:rect id="Rectangle 203" o:spid="_x0000_s1220" style="position:absolute;left:32626;top:22009;width:699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" fillcolor="#e5e500" stroked="f"/>
                <v:rect id="Rectangle 204" o:spid="_x0000_s1221" style="position:absolute;left:32626;top:22244;width:6998;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" fillcolor="#e4e400" stroked="f"/>
                <v:rect id="Rectangle 205" o:spid="_x0000_s1222" style="position:absolute;left:32626;top:22529;width:6998;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" fillcolor="#e3e300" stroked="f"/>
                <v:rect id="Rectangle 206" o:spid="_x0000_s1223" style="position:absolute;left:32626;top:22821;width:6998;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" fillcolor="#e2e200" stroked="f"/>
                <v:group id="Group 408" o:spid="_x0000_s1224" style="position:absolute;left:11372;top:1619;width:51562;height:46564" coordorigin="1791,255" coordsize="812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208" o:spid="_x0000_s1225" style="position:absolute;left:5138;top:3685;width:1102;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" fillcolor="#e1e100" stroked="f"/>
                  <v:rect id="Rectangle 209" o:spid="_x0000_s1226" style="position:absolute;left:5139;top:2623;width:1102;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" filled="f" strokecolor="#404040" strokeweight=".45pt">
                    <v:stroke joinstyle="round" endcap="round"/>
                  </v:rect>
                  <v:rect id="Rectangle 210" o:spid="_x0000_s1227" style="position:absolute;left:5239;top:3042;width:918;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" filled="f" stroked="f">
                    <v:textbox style="mso-fit-shape-to-text:t" inset="0,0,0,0">
                      <w:txbxContent>
                        <w:p w14:paraId="07460530" w14:textId="77777777" w:rsidR="00A57D49" w:rsidRDefault="00A57D49">
                          <w:r>
                            <w:rPr>
                              <w:rFonts w:ascii="Calibri" w:hAnsi="Calibri" w:cs="Calibri"/>
                              <w:color w:val="000000"/>
                            </w:rPr>
                            <w:t xml:space="preserve">Host table </w:t>
                          </w:r>
                        </w:p>
                      </w:txbxContent>
                    </v:textbox>
                  </v:rect>
                  <v:shape id="Picture 211" o:spid="_x0000_s1228" type="#_x0000_t75" style="position:absolute;left:7205;top:6187;width:1531;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">
                    <v:imagedata r:id="rId85" o:title=""/>
                  </v:shape>
                  <v:shape id="Picture 212" o:spid="_x0000_s1229" type="#_x0000_t75" style="position:absolute;left:7205;top:6187;width:1531;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">
                    <v:imagedata r:id="rId86" o:title=""/>
                  </v:shape>
                  <v:rect id="Rectangle 213" o:spid="_x0000_s1230" style="position:absolute;left:7196;top:6178;width:151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" fillcolor="#92d050" stroked="f"/>
                  <v:rect id="Rectangle 214" o:spid="_x0000_s1231" style="position:absolute;left:7196;top:6423;width:1512;height: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" fillcolor="#91cf4e" stroked="f"/>
                  <v:rect id="Rectangle 215" o:spid="_x0000_s1232" style="position:absolute;left:7196;top:6560;width:1512;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" fillcolor="#90cf4c" stroked="f"/>
                  <v:rect id="Rectangle 216" o:spid="_x0000_s1233" style="position:absolute;left:7196;top:6669;width:151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" fillcolor="#8fce4a" stroked="f"/>
                  <v:rect id="Rectangle 217" o:spid="_x0000_s1234" style="position:absolute;left:7196;top:6760;width:151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" fillcolor="#8dce48" stroked="f"/>
                  <v:rect id="Rectangle 218" o:spid="_x0000_s1235" style="position:absolute;left:7196;top:6842;width:1512;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" fillcolor="#8ccd46" stroked="f"/>
                  <v:rect id="Rectangle 219" o:spid="_x0000_s1236" style="position:absolute;left:7196;top:6915;width:1512;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" fillcolor="#8bcd44" stroked="f"/>
                  <v:rect id="Rectangle 220" o:spid="_x0000_s1237" style="position:absolute;left:7196;top:6969;width:151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" fillcolor="#8acc42" stroked="f"/>
                  <v:rect id="Rectangle 221" o:spid="_x0000_s1238" style="position:absolute;left:7196;top:7060;width:1512;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" fillcolor="#89cc40" stroked="f"/>
                  <v:rect id="Rectangle 222" o:spid="_x0000_s1239" style="position:absolute;left:7196;top:7133;width:151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" fillcolor="#88cb3e" stroked="f"/>
                  <v:rect id="Rectangle 223" o:spid="_x0000_s1240" style="position:absolute;left:7196;top:7224;width:1512;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" fillcolor="#87cb3c" stroked="f"/>
                  <v:rect id="Rectangle 224" o:spid="_x0000_s1241" style="position:absolute;left:7196;top:7342;width:1512;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" fillcolor="#85ca39" stroked="f"/>
                  <v:rect id="Rectangle 225" o:spid="_x0000_s1242" style="position:absolute;left:7199;top:6181;width:1504;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" filled="f" strokecolor="#404040" strokeweight=".45pt">
                    <v:stroke joinstyle="round" endcap="round"/>
                  </v:rect>
                  <v:rect id="Rectangle 226" o:spid="_x0000_s1243" style="position:absolute;left:7496;top:6628;width:4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14:paraId="09E3AD0D" w14:textId="77777777" w:rsidR="00A57D49" w:rsidRDefault="00A57D49">
                          <w:r>
                            <w:rPr>
                              <w:rFonts w:ascii="Calibri" w:hAnsi="Calibri" w:cs="Calibri"/>
                              <w:b/>
                              <w:bCs/>
                              <w:color w:val="000000"/>
                              <w:sz w:val="18"/>
                              <w:szCs w:val="18"/>
                            </w:rPr>
                            <w:t xml:space="preserve"> </w:t>
                          </w:r>
                        </w:p>
                      </w:txbxContent>
                    </v:textbox>
                  </v:rect>
                  <v:rect id="Rectangle 227" o:spid="_x0000_s1244" style="position:absolute;left:7535;top:6628;width:312;height: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14:paraId="0A9D6CA8" w14:textId="77777777" w:rsidR="00A57D49" w:rsidRDefault="00A57D49">
                          <w:r>
                            <w:rPr>
                              <w:rFonts w:ascii="Calibri" w:hAnsi="Calibri" w:cs="Calibri"/>
                              <w:b/>
                              <w:bCs/>
                              <w:color w:val="000000"/>
                              <w:sz w:val="18"/>
                              <w:szCs w:val="18"/>
                            </w:rPr>
                            <w:t>trap</w:t>
                          </w:r>
                        </w:p>
                      </w:txbxContent>
                    </v:textbox>
                  </v:rect>
                  <v:rect id="Rectangle 228" o:spid="_x0000_s1245" style="position:absolute;left:7829;top:6628;width:56;height: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14:paraId="3CBFD323" w14:textId="77777777" w:rsidR="00A57D49" w:rsidRDefault="00A57D49">
                          <w:r>
                            <w:rPr>
                              <w:rFonts w:ascii="Calibri" w:hAnsi="Calibri" w:cs="Calibri"/>
                              <w:b/>
                              <w:bCs/>
                              <w:color w:val="000000"/>
                              <w:sz w:val="18"/>
                              <w:szCs w:val="18"/>
                            </w:rPr>
                            <w:t>-</w:t>
                          </w:r>
                        </w:p>
                      </w:txbxContent>
                    </v:textbox>
                  </v:rect>
                  <v:rect id="Rectangle 229" o:spid="_x0000_s1246" style="position:absolute;left:7881;top:6628;width:565;height: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14:paraId="5C7AD558" w14:textId="77777777" w:rsidR="00A57D49" w:rsidRDefault="00A57D49">
                          <w:r>
                            <w:rPr>
                              <w:rFonts w:ascii="Calibri" w:hAnsi="Calibri" w:cs="Calibri"/>
                              <w:b/>
                              <w:bCs/>
                              <w:color w:val="000000"/>
                              <w:sz w:val="18"/>
                              <w:szCs w:val="18"/>
                            </w:rPr>
                            <w:t>id table</w:t>
                          </w:r>
                        </w:p>
                      </w:txbxContent>
                    </v:textbox>
                  </v:rect>
                  <v:rect id="Rectangle 230" o:spid="_x0000_s1247" style="position:absolute;left:7396;top:6831;width:1126;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14:paraId="0C6C220A" w14:textId="77777777" w:rsidR="00A57D49" w:rsidRDefault="00A57D49">
                          <w:r>
                            <w:rPr>
                              <w:rFonts w:ascii="Calibri" w:hAnsi="Calibri" w:cs="Calibri"/>
                              <w:color w:val="000000"/>
                            </w:rPr>
                            <w:t>router  traps</w:t>
                          </w:r>
                        </w:p>
                      </w:txbxContent>
                    </v:textbox>
                  </v:rect>
                  <v:shape id="Picture 231" o:spid="_x0000_s1248" type="#_x0000_t75" style="position:absolute;left:2450;top:264;width:957;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">
                    <v:imagedata r:id="rId87" o:title=""/>
                  </v:shape>
                  <v:shape id="Picture 232" o:spid="_x0000_s1249" type="#_x0000_t75" style="position:absolute;left:2450;top:264;width:957;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">
                    <v:imagedata r:id="rId88" o:title=""/>
                  </v:shape>
                  <v:rect id="Rectangle 233" o:spid="_x0000_s1250" style="position:absolute;left:2441;top:255;width:93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" fillcolor="#b8accd" stroked="f"/>
                  <v:rect id="Rectangle 234" o:spid="_x0000_s1251" style="position:absolute;left:2441;top:3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" fillcolor="#b7abcd" stroked="f"/>
                  <v:rect id="Rectangle 235" o:spid="_x0000_s1252" style="position:absolute;left:2441;top:391;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" fillcolor="#b7abcc" stroked="f"/>
                  <v:rect id="Rectangle 236" o:spid="_x0000_s1253" style="position:absolute;left:2441;top:4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" fillcolor="#b7aacc" stroked="f"/>
                  <v:rect id="Rectangle 237" o:spid="_x0000_s1254" style="position:absolute;left:2441;top:482;width:93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" fillcolor="#b6aacc" stroked="f"/>
                  <v:rect id="Rectangle 238" o:spid="_x0000_s1255" style="position:absolute;left:2441;top:5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" fillcolor="#b6aacb" stroked="f"/>
                  <v:rect id="Rectangle 239" o:spid="_x0000_s1256" style="position:absolute;left:2441;top:5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" fillcolor="#b6a9cb" stroked="f"/>
                  <v:rect id="Rectangle 240" o:spid="_x0000_s1257" style="position:absolute;left:2441;top:5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" fillcolor="#b5a9cb" stroked="f"/>
                  <v:rect id="Rectangle 241" o:spid="_x0000_s1258" style="position:absolute;left:2441;top:591;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" fillcolor="#b5a8cb" stroked="f"/>
                  <v:rect id="Rectangle 242" o:spid="_x0000_s1259" style="position:absolute;left:2441;top:6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" fillcolor="#b5a8ca" stroked="f"/>
                  <v:rect id="Rectangle 243" o:spid="_x0000_s1260" style="position:absolute;left:2441;top:6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" fillcolor="#b4a8ca" stroked="f"/>
                  <v:rect id="Rectangle 244" o:spid="_x0000_s1261" style="position:absolute;left:2441;top:637;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" fillcolor="#b4a7ca" stroked="f"/>
                  <v:rect id="Rectangle 245" o:spid="_x0000_s1262" style="position:absolute;left:2441;top:6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" fillcolor="#b3a7c9" stroked="f"/>
                  <v:rect id="Rectangle 246" o:spid="_x0000_s1263" style="position:absolute;left:2441;top:682;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" fillcolor="#b3a6c9" stroked="f"/>
                  <v:rect id="Rectangle 247" o:spid="_x0000_s1264" style="position:absolute;left:2441;top:7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" fillcolor="#b2a5c9" stroked="f"/>
                  <v:rect id="Rectangle 248" o:spid="_x0000_s1265" style="position:absolute;left:2441;top:7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" fillcolor="#b2a5c8" stroked="f"/>
                  <v:rect id="Rectangle 249" o:spid="_x0000_s1266" style="position:absolute;left:2441;top:755;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" fillcolor="#b1a5c8" stroked="f"/>
                  <v:rect id="Rectangle 250" o:spid="_x0000_s1267" style="position:absolute;left:2441;top:7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" fillcolor="#b1a4c8" stroked="f"/>
                  <v:rect id="Rectangle 251" o:spid="_x0000_s1268" style="position:absolute;left:2441;top:7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" fillcolor="#b1a4c7" stroked="f"/>
                  <v:rect id="Rectangle 252" o:spid="_x0000_s1269" style="position:absolute;left:2441;top:8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" fillcolor="#b1a3c7" stroked="f"/>
                  <v:rect id="Rectangle 253" o:spid="_x0000_s1270" style="position:absolute;left:2441;top:810;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" fillcolor="#b0a3c7" stroked="f"/>
                  <v:rect id="Rectangle 254" o:spid="_x0000_s1271" style="position:absolute;left:2441;top:8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" fillcolor="#b0a2c7" stroked="f"/>
                  <v:rect id="Rectangle 255" o:spid="_x0000_s1272" style="position:absolute;left:2441;top:846;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" fillcolor="#afa2c6" stroked="f"/>
                  <v:rect id="Rectangle 256" o:spid="_x0000_s1273" style="position:absolute;left:2441;top:864;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" fillcolor="#afa1c6" stroked="f"/>
                  <v:rect id="Rectangle 257" o:spid="_x0000_s1274" style="position:absolute;left:2441;top:883;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" fillcolor="#aea1c6" stroked="f"/>
                  <v:rect id="Rectangle 258" o:spid="_x0000_s1275" style="position:absolute;left:2441;top:9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" fillcolor="#aea0c5" stroked="f"/>
                  <v:rect id="Rectangle 259" o:spid="_x0000_s1276" style="position:absolute;left:2441;top:9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" fillcolor="#ad9fc5" stroked="f"/>
                  <v:rect id="Rectangle 260" o:spid="_x0000_s1277" style="position:absolute;left:2441;top:964;width:93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" fillcolor="#ad9fc4" stroked="f"/>
                  <v:rect id="Rectangle 261" o:spid="_x0000_s1278" style="position:absolute;left:2441;top:9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" fillcolor="#ad9ec4" stroked="f"/>
                  <v:rect id="Rectangle 262" o:spid="_x0000_s1279" style="position:absolute;left:2441;top:9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" fillcolor="#ac9ec4" stroked="f"/>
                  <v:rect id="Rectangle 263" o:spid="_x0000_s1280" style="position:absolute;left:2441;top:10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" fillcolor="#ac9dc4" stroked="f"/>
                  <v:rect id="Rectangle 264" o:spid="_x0000_s1281" style="position:absolute;left:2441;top:10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" fillcolor="#ab9dc4" stroked="f"/>
                  <v:rect id="Rectangle 265" o:spid="_x0000_s1282" style="position:absolute;left:2441;top:10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" fillcolor="#ab9dc3" stroked="f"/>
                  <v:rect id="Rectangle 266" o:spid="_x0000_s1283" style="position:absolute;left:2441;top:10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" fillcolor="#ab9cc3" stroked="f"/>
                  <v:rect id="Rectangle 267" o:spid="_x0000_s1284" style="position:absolute;left:2441;top:1092;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" fillcolor="#aa9cc3" stroked="f"/>
                  <v:rect id="Rectangle 268" o:spid="_x0000_s1285" style="position:absolute;left:2441;top:11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" fillcolor="#aa9bc3" stroked="f"/>
                  <v:rect id="Rectangle 269" o:spid="_x0000_s1286" style="position:absolute;left:2441;top:1128;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" fillcolor="#aa9bc2" stroked="f"/>
                  <v:rect id="Rectangle 270" o:spid="_x0000_s1287" style="position:absolute;left:2441;top:1165;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" fillcolor="#a99bc2" stroked="f"/>
                  <v:rect id="Rectangle 271" o:spid="_x0000_s1288" style="position:absolute;left:2441;top:1192;width:938;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" fillcolor="#a99ac2" stroked="f"/>
                  <v:rect id="Rectangle 272" o:spid="_x0000_s1289" style="position:absolute;left:2441;top:1246;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" fillcolor="#a99ac1" stroked="f"/>
                  <v:rect id="Rectangle 273" o:spid="_x0000_s1290" style="position:absolute;left:2441;top:126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" fillcolor="#a89ac1" stroked="f"/>
                  <v:rect id="Rectangle 274" o:spid="_x0000_s1291" style="position:absolute;left:2441;top:1301;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" fillcolor="#a899c1" stroked="f"/>
                  <v:rect id="Rectangle 275" o:spid="_x0000_s1292" style="position:absolute;left:2445;top:259;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" filled="f" strokecolor="#404040" strokeweight=".45pt">
                    <v:stroke joinstyle="round" endcap="round"/>
                  </v:rect>
                  <v:rect id="Rectangle 276" o:spid="_x0000_s1293" style="position:absolute;left:2709;top:286;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14:paraId="015B9F5D" w14:textId="77777777" w:rsidR="00A57D49" w:rsidRDefault="00A57D49">
                          <w:r>
                            <w:rPr>
                              <w:rFonts w:ascii="Calibri" w:hAnsi="Calibri" w:cs="Calibri"/>
                              <w:color w:val="000000"/>
                            </w:rPr>
                            <w:t xml:space="preserve">Host </w:t>
                          </w:r>
                        </w:p>
                      </w:txbxContent>
                    </v:textbox>
                  </v:rect>
                  <v:rect id="Rectangle 277" o:spid="_x0000_s1294" style="position:absolute;left:2516;top:548;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14:paraId="3B634B61" w14:textId="77777777" w:rsidR="00A57D49" w:rsidRDefault="00A57D49">
                          <w:r>
                            <w:rPr>
                              <w:rFonts w:ascii="Calibri" w:hAnsi="Calibri" w:cs="Calibri"/>
                              <w:color w:val="000000"/>
                            </w:rPr>
                            <w:t xml:space="preserve">interface  </w:t>
                          </w:r>
                        </w:p>
                      </w:txbxContent>
                    </v:textbox>
                  </v:rect>
                  <v:rect id="Rectangle 278" o:spid="_x0000_s1295" style="position:absolute;left:2725;top:810;width:38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14:paraId="690DFAC7" w14:textId="77777777" w:rsidR="00A57D49" w:rsidRDefault="00A57D49">
                          <w:r>
                            <w:rPr>
                              <w:rFonts w:ascii="Calibri" w:hAnsi="Calibri" w:cs="Calibri"/>
                              <w:color w:val="000000"/>
                            </w:rPr>
                            <w:t xml:space="preserve">Port </w:t>
                          </w:r>
                        </w:p>
                      </w:txbxContent>
                    </v:textbox>
                  </v:rect>
                  <v:rect id="Rectangle 279" o:spid="_x0000_s1296" style="position:absolute;left:2605;top:1072;width:624;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14:paraId="27F272FC" w14:textId="77777777" w:rsidR="00A57D49" w:rsidRDefault="00A57D49">
                          <w:r>
                            <w:rPr>
                              <w:rFonts w:ascii="Calibri" w:hAnsi="Calibri" w:cs="Calibri"/>
                              <w:color w:val="000000"/>
                            </w:rPr>
                            <w:t xml:space="preserve">netdev </w:t>
                          </w:r>
                        </w:p>
                      </w:txbxContent>
                    </v:textbox>
                  </v:rect>
                  <v:oval id="Oval 280" o:spid="_x0000_s1297" style="position:absolute;left:1791;top:5201;width:779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" fillcolor="#548bd4" strokeweight="0"/>
                  <v:oval id="Oval 281" o:spid="_x0000_s1298" style="position:absolute;left:1791;top:5201;width:779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" filled="f" strokeweight=".45pt">
                    <v:stroke endcap="round"/>
                  </v:oval>
                  <v:rect id="Rectangle 282" o:spid="_x0000_s1299" style="position:absolute;left:4720;top:5319;width:1962;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14:paraId="653621F8" w14:textId="77777777" w:rsidR="00A57D49" w:rsidRDefault="00A57D49">
                          <w:r>
                            <w:rPr>
                              <w:rFonts w:ascii="Calibri" w:hAnsi="Calibri" w:cs="Calibri"/>
                              <w:b/>
                              <w:bCs/>
                              <w:color w:val="000000"/>
                            </w:rPr>
                            <w:t>Host interface  Group</w:t>
                          </w:r>
                        </w:p>
                      </w:txbxContent>
                    </v:textbox>
                  </v:rect>
                  <v:oval id="Oval 283" o:spid="_x0000_s1300" style="position:absolute;left:2113;top:5524;width:779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" fillcolor="#548bd4" strokeweight="0"/>
                  <v:oval id="Oval 284" o:spid="_x0000_s1301" style="position:absolute;left:2113;top:5524;width:779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" filled="f" strokeweight=".45pt">
                    <v:stroke endcap="round"/>
                  </v:oval>
                  <v:rect id="Rectangle 285" o:spid="_x0000_s1302" style="position:absolute;left:5042;top:5641;width:1962;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14:paraId="776B0E51" w14:textId="77777777" w:rsidR="00A57D49" w:rsidRDefault="00A57D49">
                          <w:r>
                            <w:rPr>
                              <w:rFonts w:ascii="Calibri" w:hAnsi="Calibri" w:cs="Calibri"/>
                              <w:b/>
                              <w:bCs/>
                              <w:color w:val="000000"/>
                            </w:rPr>
                            <w:t>Host interface  Group</w:t>
                          </w:r>
                        </w:p>
                      </w:txbxContent>
                    </v:textbox>
                  </v:rect>
                  <v:shape id="Picture 286" o:spid="_x0000_s1303" type="#_x0000_t75" style="position:absolute;left:4172;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">
                    <v:imagedata r:id="rId89" o:title=""/>
                  </v:shape>
                  <v:shape id="Picture 287" o:spid="_x0000_s1304" type="#_x0000_t75" style="position:absolute;left:4172;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">
                    <v:imagedata r:id="rId90" o:title=""/>
                  </v:shape>
                  <v:rect id="Rectangle 288" o:spid="_x0000_s1305" style="position:absolute;left:4163;top:255;width:93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" fillcolor="#b8accd" stroked="f"/>
                  <v:rect id="Rectangle 289" o:spid="_x0000_s1306" style="position:absolute;left:4163;top:3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" fillcolor="#b7abcd" stroked="f"/>
                  <v:rect id="Rectangle 290" o:spid="_x0000_s1307" style="position:absolute;left:4163;top:391;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" fillcolor="#b7abcc" stroked="f"/>
                  <v:rect id="Rectangle 291" o:spid="_x0000_s1308" style="position:absolute;left:4163;top:4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" fillcolor="#b7aacc" stroked="f"/>
                  <v:rect id="Rectangle 292" o:spid="_x0000_s1309" style="position:absolute;left:4163;top:482;width:93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" fillcolor="#b6aacc" stroked="f"/>
                  <v:rect id="Rectangle 293" o:spid="_x0000_s1310" style="position:absolute;left:4163;top:5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" fillcolor="#b6aacb" stroked="f"/>
                  <v:rect id="Rectangle 294" o:spid="_x0000_s1311" style="position:absolute;left:4163;top:5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" fillcolor="#b6a9cb" stroked="f"/>
                  <v:rect id="Rectangle 295" o:spid="_x0000_s1312" style="position:absolute;left:4163;top:5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" fillcolor="#b5a9cb" stroked="f"/>
                  <v:rect id="Rectangle 296" o:spid="_x0000_s1313" style="position:absolute;left:4163;top:591;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" fillcolor="#b5a8cb" stroked="f"/>
                  <v:rect id="Rectangle 297" o:spid="_x0000_s1314" style="position:absolute;left:4163;top:6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" fillcolor="#b5a8ca" stroked="f"/>
                  <v:rect id="Rectangle 298" o:spid="_x0000_s1315" style="position:absolute;left:4163;top:6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" fillcolor="#b4a8ca" stroked="f"/>
                  <v:rect id="Rectangle 299" o:spid="_x0000_s1316" style="position:absolute;left:4163;top:637;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" fillcolor="#b4a7ca" stroked="f"/>
                  <v:rect id="Rectangle 300" o:spid="_x0000_s1317" style="position:absolute;left:4163;top:6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" fillcolor="#b3a7c9" stroked="f"/>
                  <v:rect id="Rectangle 301" o:spid="_x0000_s1318" style="position:absolute;left:4163;top:682;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" fillcolor="#b3a6c9" stroked="f"/>
                  <v:rect id="Rectangle 302" o:spid="_x0000_s1319" style="position:absolute;left:4163;top:7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" fillcolor="#b2a5c9" stroked="f"/>
                  <v:rect id="Rectangle 303" o:spid="_x0000_s1320" style="position:absolute;left:4163;top:7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" fillcolor="#b2a5c8" stroked="f"/>
                  <v:rect id="Rectangle 304" o:spid="_x0000_s1321" style="position:absolute;left:4163;top:755;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" fillcolor="#b1a5c8" stroked="f"/>
                  <v:rect id="Rectangle 305" o:spid="_x0000_s1322" style="position:absolute;left:4163;top:7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" fillcolor="#b1a4c8" stroked="f"/>
                  <v:rect id="Rectangle 306" o:spid="_x0000_s1323" style="position:absolute;left:4163;top:7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" fillcolor="#b1a4c7" stroked="f"/>
                  <v:rect id="Rectangle 307" o:spid="_x0000_s1324" style="position:absolute;left:4163;top:8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" fillcolor="#b1a3c7" stroked="f"/>
                  <v:rect id="Rectangle 308" o:spid="_x0000_s1325" style="position:absolute;left:4163;top:810;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" fillcolor="#b0a3c7" stroked="f"/>
                  <v:rect id="Rectangle 309" o:spid="_x0000_s1326" style="position:absolute;left:4163;top:8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" fillcolor="#b0a2c7" stroked="f"/>
                  <v:rect id="Rectangle 310" o:spid="_x0000_s1327" style="position:absolute;left:4163;top:846;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" fillcolor="#afa2c6" stroked="f"/>
                  <v:rect id="Rectangle 311" o:spid="_x0000_s1328" style="position:absolute;left:4163;top:864;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" fillcolor="#afa1c6" stroked="f"/>
                  <v:rect id="Rectangle 312" o:spid="_x0000_s1329" style="position:absolute;left:4163;top:883;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" fillcolor="#aea1c6" stroked="f"/>
                  <v:rect id="Rectangle 313" o:spid="_x0000_s1330" style="position:absolute;left:4163;top:9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" fillcolor="#aea0c5" stroked="f"/>
                  <v:rect id="Rectangle 314" o:spid="_x0000_s1331" style="position:absolute;left:4163;top:9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" fillcolor="#ad9fc5" stroked="f"/>
                  <v:rect id="Rectangle 315" o:spid="_x0000_s1332" style="position:absolute;left:4163;top:964;width:93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" fillcolor="#ad9fc4" stroked="f"/>
                  <v:rect id="Rectangle 316" o:spid="_x0000_s1333" style="position:absolute;left:4163;top:9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" fillcolor="#ad9ec4" stroked="f"/>
                  <v:rect id="Rectangle 317" o:spid="_x0000_s1334" style="position:absolute;left:4163;top:9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" fillcolor="#ac9ec4" stroked="f"/>
                  <v:rect id="Rectangle 318" o:spid="_x0000_s1335" style="position:absolute;left:4163;top:10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" fillcolor="#ac9dc4" stroked="f"/>
                  <v:rect id="Rectangle 319" o:spid="_x0000_s1336" style="position:absolute;left:4163;top:10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" fillcolor="#ab9dc4" stroked="f"/>
                  <v:rect id="Rectangle 320" o:spid="_x0000_s1337" style="position:absolute;left:4163;top:10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" fillcolor="#ab9dc3" stroked="f"/>
                  <v:rect id="Rectangle 321" o:spid="_x0000_s1338" style="position:absolute;left:4163;top:10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" fillcolor="#ab9cc3" stroked="f"/>
                  <v:rect id="Rectangle 322" o:spid="_x0000_s1339" style="position:absolute;left:4163;top:1092;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" fillcolor="#aa9cc3" stroked="f"/>
                  <v:rect id="Rectangle 323" o:spid="_x0000_s1340" style="position:absolute;left:4163;top:11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" fillcolor="#aa9bc3" stroked="f"/>
                  <v:rect id="Rectangle 324" o:spid="_x0000_s1341" style="position:absolute;left:4163;top:1128;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" fillcolor="#aa9bc2" stroked="f"/>
                  <v:rect id="Rectangle 325" o:spid="_x0000_s1342" style="position:absolute;left:4163;top:1165;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" fillcolor="#a99bc2" stroked="f"/>
                  <v:rect id="Rectangle 326" o:spid="_x0000_s1343" style="position:absolute;left:4163;top:1192;width:938;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" fillcolor="#a99ac2" stroked="f"/>
                  <v:rect id="Rectangle 327" o:spid="_x0000_s1344" style="position:absolute;left:4163;top:1246;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" fillcolor="#a99ac1" stroked="f"/>
                  <v:rect id="Rectangle 328" o:spid="_x0000_s1345" style="position:absolute;left:4163;top:126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" fillcolor="#a89ac1" stroked="f"/>
                  <v:rect id="Rectangle 329" o:spid="_x0000_s1346" style="position:absolute;left:4163;top:1301;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" fillcolor="#a899c1" stroked="f"/>
                  <v:rect id="Rectangle 330" o:spid="_x0000_s1347" style="position:absolute;left:4166;top:259;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" filled="f" strokecolor="#404040" strokeweight=".45pt">
                    <v:stroke joinstyle="round" endcap="round"/>
                  </v:rect>
                  <v:rect id="Rectangle 331" o:spid="_x0000_s1348" style="position:absolute;left:4431;top:417;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14:paraId="6E2FD7F9" w14:textId="77777777" w:rsidR="00A57D49" w:rsidRDefault="00A57D49">
                          <w:r>
                            <w:rPr>
                              <w:rFonts w:ascii="Calibri" w:hAnsi="Calibri" w:cs="Calibri"/>
                              <w:color w:val="000000"/>
                            </w:rPr>
                            <w:t xml:space="preserve">Host </w:t>
                          </w:r>
                        </w:p>
                      </w:txbxContent>
                    </v:textbox>
                  </v:rect>
                  <v:rect id="Rectangle 332" o:spid="_x0000_s1349" style="position:absolute;left:4238;top:679;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14:paraId="2FAF8590" w14:textId="77777777" w:rsidR="00A57D49" w:rsidRDefault="00A57D49">
                          <w:r>
                            <w:rPr>
                              <w:rFonts w:ascii="Calibri" w:hAnsi="Calibri" w:cs="Calibri"/>
                              <w:color w:val="000000"/>
                            </w:rPr>
                            <w:t xml:space="preserve">interface  </w:t>
                          </w:r>
                        </w:p>
                      </w:txbxContent>
                    </v:textbox>
                  </v:rect>
                  <v:rect id="Rectangle 333" o:spid="_x0000_s1350" style="position:absolute;left:4457;top:941;width:359;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14:paraId="52D23962" w14:textId="77777777" w:rsidR="00A57D49" w:rsidRDefault="00A57D49">
                          <w:r>
                            <w:rPr>
                              <w:rFonts w:ascii="Calibri" w:hAnsi="Calibri" w:cs="Calibri"/>
                              <w:color w:val="000000"/>
                            </w:rPr>
                            <w:t>LAG</w:t>
                          </w:r>
                        </w:p>
                      </w:txbxContent>
                    </v:textbox>
                  </v:rect>
                  <v:shape id="Picture 334" o:spid="_x0000_s1351" type="#_x0000_t75" style="position:absolute;left:5994;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">
                    <v:imagedata r:id="rId91" o:title=""/>
                  </v:shape>
                  <v:shape id="Picture 335" o:spid="_x0000_s1352" type="#_x0000_t75" style="position:absolute;left:5994;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">
                    <v:imagedata r:id="rId92" o:title=""/>
                  </v:shape>
                  <v:rect id="Rectangle 336" o:spid="_x0000_s1353" style="position:absolute;left:5985;top:255;width:93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" fillcolor="#b8accd" stroked="f"/>
                  <v:rect id="Rectangle 337" o:spid="_x0000_s1354" style="position:absolute;left:5985;top:3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" fillcolor="#b7abcd" stroked="f"/>
                  <v:rect id="Rectangle 338" o:spid="_x0000_s1355" style="position:absolute;left:5985;top:391;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" fillcolor="#b7abcc" stroked="f"/>
                  <v:rect id="Rectangle 339" o:spid="_x0000_s1356" style="position:absolute;left:5985;top:4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" fillcolor="#b7aacc" stroked="f"/>
                  <v:rect id="Rectangle 340" o:spid="_x0000_s1357" style="position:absolute;left:5985;top:482;width:93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" fillcolor="#b6aacc" stroked="f"/>
                  <v:rect id="Rectangle 341" o:spid="_x0000_s1358" style="position:absolute;left:5985;top:5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" fillcolor="#b6aacb" stroked="f"/>
                  <v:rect id="Rectangle 342" o:spid="_x0000_s1359" style="position:absolute;left:5985;top:5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" fillcolor="#b6a9cb" stroked="f"/>
                  <v:rect id="Rectangle 343" o:spid="_x0000_s1360" style="position:absolute;left:5985;top:5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" fillcolor="#b5a9cb" stroked="f"/>
                  <v:rect id="Rectangle 344" o:spid="_x0000_s1361" style="position:absolute;left:5985;top:591;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" fillcolor="#b5a8cb" stroked="f"/>
                  <v:rect id="Rectangle 345" o:spid="_x0000_s1362" style="position:absolute;left:5985;top:6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" fillcolor="#b5a8ca" stroked="f"/>
                  <v:rect id="Rectangle 346" o:spid="_x0000_s1363" style="position:absolute;left:5985;top:6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" fillcolor="#b4a8ca" stroked="f"/>
                  <v:rect id="Rectangle 347" o:spid="_x0000_s1364" style="position:absolute;left:5985;top:637;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" fillcolor="#b4a7ca" stroked="f"/>
                  <v:rect id="Rectangle 348" o:spid="_x0000_s1365" style="position:absolute;left:5985;top:6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" fillcolor="#b3a7c9" stroked="f"/>
                  <v:rect id="Rectangle 349" o:spid="_x0000_s1366" style="position:absolute;left:5985;top:682;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" fillcolor="#b3a6c9" stroked="f"/>
                  <v:rect id="Rectangle 350" o:spid="_x0000_s1367" style="position:absolute;left:5985;top:7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" fillcolor="#b2a5c9" stroked="f"/>
                  <v:rect id="Rectangle 351" o:spid="_x0000_s1368" style="position:absolute;left:5985;top:7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" fillcolor="#b2a5c8" stroked="f"/>
                  <v:rect id="Rectangle 352" o:spid="_x0000_s1369" style="position:absolute;left:5985;top:755;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" fillcolor="#b1a5c8" stroked="f"/>
                  <v:rect id="Rectangle 353" o:spid="_x0000_s1370" style="position:absolute;left:5985;top:7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" fillcolor="#b1a4c8" stroked="f"/>
                  <v:rect id="Rectangle 354" o:spid="_x0000_s1371" style="position:absolute;left:5985;top:7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" fillcolor="#b1a4c7" stroked="f"/>
                  <v:rect id="Rectangle 355" o:spid="_x0000_s1372" style="position:absolute;left:5985;top:8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" fillcolor="#b1a3c7" stroked="f"/>
                  <v:rect id="Rectangle 356" o:spid="_x0000_s1373" style="position:absolute;left:5985;top:810;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" fillcolor="#b0a3c7" stroked="f"/>
                  <v:rect id="Rectangle 357" o:spid="_x0000_s1374" style="position:absolute;left:5985;top:8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" fillcolor="#b0a2c7" stroked="f"/>
                  <v:rect id="Rectangle 358" o:spid="_x0000_s1375" style="position:absolute;left:5985;top:846;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" fillcolor="#afa2c6" stroked="f"/>
                  <v:rect id="Rectangle 359" o:spid="_x0000_s1376" style="position:absolute;left:5985;top:864;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" fillcolor="#afa1c6" stroked="f"/>
                  <v:rect id="Rectangle 360" o:spid="_x0000_s1377" style="position:absolute;left:5985;top:883;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" fillcolor="#aea1c6" stroked="f"/>
                  <v:rect id="Rectangle 361" o:spid="_x0000_s1378" style="position:absolute;left:5985;top:9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" fillcolor="#aea0c5" stroked="f"/>
                  <v:rect id="Rectangle 362" o:spid="_x0000_s1379" style="position:absolute;left:5985;top:9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" fillcolor="#ad9fc5" stroked="f"/>
                  <v:rect id="Rectangle 363" o:spid="_x0000_s1380" style="position:absolute;left:5985;top:964;width:93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" fillcolor="#ad9fc4" stroked="f"/>
                  <v:rect id="Rectangle 364" o:spid="_x0000_s1381" style="position:absolute;left:5985;top:9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" fillcolor="#ad9ec4" stroked="f"/>
                  <v:rect id="Rectangle 365" o:spid="_x0000_s1382" style="position:absolute;left:5985;top:9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" fillcolor="#ac9ec4" stroked="f"/>
                  <v:rect id="Rectangle 366" o:spid="_x0000_s1383" style="position:absolute;left:5985;top:10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" fillcolor="#ac9dc4" stroked="f"/>
                  <v:rect id="Rectangle 367" o:spid="_x0000_s1384" style="position:absolute;left:5985;top:10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" fillcolor="#ab9dc4" stroked="f"/>
                  <v:rect id="Rectangle 368" o:spid="_x0000_s1385" style="position:absolute;left:5985;top:10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" fillcolor="#ab9dc3" stroked="f"/>
                  <v:rect id="Rectangle 369" o:spid="_x0000_s1386" style="position:absolute;left:5985;top:10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" fillcolor="#ab9cc3" stroked="f"/>
                  <v:rect id="Rectangle 370" o:spid="_x0000_s1387" style="position:absolute;left:5985;top:1092;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" fillcolor="#aa9cc3" stroked="f"/>
                  <v:rect id="Rectangle 371" o:spid="_x0000_s1388" style="position:absolute;left:5985;top:11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" fillcolor="#aa9bc3" stroked="f"/>
                  <v:rect id="Rectangle 372" o:spid="_x0000_s1389" style="position:absolute;left:5985;top:1128;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" fillcolor="#aa9bc2" stroked="f"/>
                  <v:rect id="Rectangle 373" o:spid="_x0000_s1390" style="position:absolute;left:5985;top:1165;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" fillcolor="#a99bc2" stroked="f"/>
                  <v:rect id="Rectangle 374" o:spid="_x0000_s1391" style="position:absolute;left:5985;top:1192;width:938;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" fillcolor="#a99ac2" stroked="f"/>
                  <v:rect id="Rectangle 375" o:spid="_x0000_s1392" style="position:absolute;left:5985;top:1246;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" fillcolor="#a99ac1" stroked="f"/>
                  <v:rect id="Rectangle 376" o:spid="_x0000_s1393" style="position:absolute;left:5985;top:126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" fillcolor="#a89ac1" stroked="f"/>
                  <v:rect id="Rectangle 377" o:spid="_x0000_s1394" style="position:absolute;left:5985;top:1301;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" fillcolor="#a899c1" stroked="f"/>
                  <v:rect id="Rectangle 378" o:spid="_x0000_s1395" style="position:absolute;left:5986;top:259;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" filled="f" strokecolor="#404040" strokeweight=".45pt">
                    <v:stroke joinstyle="round" endcap="round"/>
                  </v:rect>
                  <v:rect id="Rectangle 379" o:spid="_x0000_s1396" style="position:absolute;left:6251;top:417;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HqwgAAANwAAAAPAAAAZHJzL2Rvd25yZXYueG1sRI/dagIx&#10;FITvC75DOIJ3NatS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CNrgHqwgAAANwAAAAPAAAA&#10;AAAAAAAAAAAAAAcCAABkcnMvZG93bnJldi54bWxQSwUGAAAAAAMAAwC3AAAA9gIAAAAA&#10;" filled="f" stroked="f">
                    <v:textbox style="mso-fit-shape-to-text:t" inset="0,0,0,0">
                      <w:txbxContent>
                        <w:p w14:paraId="4EF3EB90" w14:textId="77777777" w:rsidR="00A57D49" w:rsidRDefault="00A57D49">
                          <w:r>
                            <w:rPr>
                              <w:rFonts w:ascii="Calibri" w:hAnsi="Calibri" w:cs="Calibri"/>
                              <w:color w:val="000000"/>
                            </w:rPr>
                            <w:t xml:space="preserve">Host </w:t>
                          </w:r>
                        </w:p>
                      </w:txbxContent>
                    </v:textbox>
                  </v:rect>
                  <v:rect id="Rectangle 380" o:spid="_x0000_s1397" style="position:absolute;left:6058;top:679;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dwgAAANwAAAAPAAAAZHJzL2Rvd25yZXYueG1sRI/NigIx&#10;EITvgu8QWtibZlRw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B9fJ+dwgAAANwAAAAPAAAA&#10;AAAAAAAAAAAAAAcCAABkcnMvZG93bnJldi54bWxQSwUGAAAAAAMAAwC3AAAA9gIAAAAA&#10;" filled="f" stroked="f">
                    <v:textbox style="mso-fit-shape-to-text:t" inset="0,0,0,0">
                      <w:txbxContent>
                        <w:p w14:paraId="7C638663" w14:textId="77777777" w:rsidR="00A57D49" w:rsidRDefault="00A57D49">
                          <w:r>
                            <w:rPr>
                              <w:rFonts w:ascii="Calibri" w:hAnsi="Calibri" w:cs="Calibri"/>
                              <w:color w:val="000000"/>
                            </w:rPr>
                            <w:t xml:space="preserve">interface  </w:t>
                          </w:r>
                        </w:p>
                      </w:txbxContent>
                    </v:textbox>
                  </v:rect>
                  <v:rect id="Rectangle 381" o:spid="_x0000_s1398" style="position:absolute;left:6271;top:941;width:37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oGwgAAANwAAAAPAAAAZHJzL2Rvd25yZXYueG1sRI/NigIx&#10;EITvgu8QWvCmGRVW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ASMDoGwgAAANwAAAAPAAAA&#10;AAAAAAAAAAAAAAcCAABkcnMvZG93bnJldi54bWxQSwUGAAAAAAMAAwC3AAAA9gIAAAAA&#10;" filled="f" stroked="f">
                    <v:textbox style="mso-fit-shape-to-text:t" inset="0,0,0,0">
                      <w:txbxContent>
                        <w:p w14:paraId="305761CA" w14:textId="77777777" w:rsidR="00A57D49" w:rsidRDefault="00A57D49">
                          <w:r>
                            <w:rPr>
                              <w:rFonts w:ascii="Calibri" w:hAnsi="Calibri" w:cs="Calibri"/>
                              <w:color w:val="000000"/>
                            </w:rPr>
                            <w:t xml:space="preserve">vlan </w:t>
                          </w:r>
                        </w:p>
                      </w:txbxContent>
                    </v:textbox>
                  </v:rect>
                  <v:shape id="Picture 382" o:spid="_x0000_s1399" type="#_x0000_t75" style="position:absolute;left:7816;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">
                    <v:imagedata r:id="rId93" o:title=""/>
                  </v:shape>
                  <v:shape id="Picture 383" o:spid="_x0000_s1400" type="#_x0000_t75" style="position:absolute;left:7816;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">
                    <v:imagedata r:id="rId94" o:title=""/>
                  </v:shape>
                  <v:rect id="Rectangle 384" o:spid="_x0000_s1401" style="position:absolute;left:7806;top:255;width:939;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" fillcolor="#b8accd" stroked="f"/>
                  <v:rect id="Rectangle 385" o:spid="_x0000_s1402" style="position:absolute;left:7806;top:355;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" fillcolor="#b7abcd" stroked="f"/>
                  <v:rect id="Rectangle 386" o:spid="_x0000_s1403" style="position:absolute;left:7806;top:391;width:9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" fillcolor="#b7abcc" stroked="f"/>
                  <v:rect id="Rectangle 387" o:spid="_x0000_s1404" style="position:absolute;left:7806;top:473;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" fillcolor="#b7aacc" stroked="f"/>
                  <v:rect id="Rectangle 388" o:spid="_x0000_s1405" style="position:absolute;left:7806;top:482;width:939;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" fillcolor="#b6aacc" stroked="f"/>
                  <v:rect id="Rectangle 389" o:spid="_x0000_s1406" style="position:absolute;left:7806;top:528;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" fillcolor="#b6aacb" stroked="f"/>
                  <v:rect id="Rectangle 390" o:spid="_x0000_s1407" style="position:absolute;left:7806;top:537;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" fillcolor="#b6a9cb" stroked="f"/>
                  <v:rect id="Rectangle 391" o:spid="_x0000_s1408" style="position:absolute;left:7806;top:555;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" fillcolor="#b5a9cb" stroked="f"/>
                  <v:rect id="Rectangle 392" o:spid="_x0000_s1409" style="position:absolute;left:7806;top:591;width:93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" fillcolor="#b5a8cb" stroked="f"/>
                  <v:rect id="Rectangle 393" o:spid="_x0000_s1410" style="position:absolute;left:7806;top:610;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" fillcolor="#b5a8ca" stroked="f"/>
                  <v:rect id="Rectangle 394" o:spid="_x0000_s1411" style="position:absolute;left:7806;top:619;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" fillcolor="#b4a8ca" stroked="f"/>
                  <v:rect id="Rectangle 395" o:spid="_x0000_s1412" style="position:absolute;left:7806;top:637;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" fillcolor="#b4a7ca" stroked="f"/>
                  <v:rect id="Rectangle 396" o:spid="_x0000_s1413" style="position:absolute;left:7806;top:673;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" fillcolor="#b3a7c9" stroked="f"/>
                  <v:rect id="Rectangle 397" o:spid="_x0000_s1414" style="position:absolute;left:7806;top:682;width:93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" fillcolor="#b3a6c9" stroked="f"/>
                  <v:rect id="Rectangle 398" o:spid="_x0000_s1415" style="position:absolute;left:7806;top:719;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" fillcolor="#b2a5c9" stroked="f"/>
                  <v:rect id="Rectangle 399" o:spid="_x0000_s1416" style="position:absolute;left:7806;top:737;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" fillcolor="#b2a5c8" stroked="f"/>
                  <v:rect id="Rectangle 400" o:spid="_x0000_s1417" style="position:absolute;left:7806;top:755;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" fillcolor="#b1a5c8" stroked="f"/>
                  <v:rect id="Rectangle 401" o:spid="_x0000_s1418" style="position:absolute;left:7806;top:764;width:93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" fillcolor="#b1a4c8" stroked="f"/>
                  <v:rect id="Rectangle 402" o:spid="_x0000_s1419" style="position:absolute;left:7806;top:792;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" fillcolor="#b1a4c7" stroked="f"/>
                  <v:rect id="Rectangle 403" o:spid="_x0000_s1420" style="position:absolute;left:7806;top:801;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" fillcolor="#b1a3c7" stroked="f"/>
                  <v:rect id="Rectangle 404" o:spid="_x0000_s1421" style="position:absolute;left:7806;top:810;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" fillcolor="#b0a3c7" stroked="f"/>
                  <v:rect id="Rectangle 405" o:spid="_x0000_s1422" style="position:absolute;left:7806;top:828;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" fillcolor="#b0a2c7" stroked="f"/>
                  <v:rect id="Rectangle 406" o:spid="_x0000_s1423" style="position:absolute;left:7806;top:846;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" fillcolor="#afa2c6" stroked="f"/>
                  <v:rect id="Rectangle 407" o:spid="_x0000_s1424" style="position:absolute;left:7806;top:864;width:93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" fillcolor="#afa1c6" stroked="f"/>
                </v:group>
                <v:group id="Group 609" o:spid="_x0000_s1425" style="position:absolute;left:17526;top:1644;width:38004;height:11411" coordorigin="2760,259" coordsize="5985,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Rectangle 409" o:spid="_x0000_s1426" style="position:absolute;left:7806;top:883;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" fillcolor="#aea1c6" stroked="f"/>
                  <v:rect id="Rectangle 410" o:spid="_x0000_s1427" style="position:absolute;left:7806;top:901;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" fillcolor="#aea0c5" stroked="f"/>
                  <v:rect id="Rectangle 411" o:spid="_x0000_s1428" style="position:absolute;left:7806;top:937;width:9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" fillcolor="#ad9fc5" stroked="f"/>
                  <v:rect id="Rectangle 412" o:spid="_x0000_s1429" style="position:absolute;left:7806;top:964;width:93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" fillcolor="#ad9fc4" stroked="f"/>
                  <v:rect id="Rectangle 413" o:spid="_x0000_s1430" style="position:absolute;left:7806;top:974;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" fillcolor="#ad9ec4" stroked="f"/>
                  <v:rect id="Rectangle 414" o:spid="_x0000_s1431" style="position:absolute;left:7806;top:983;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" fillcolor="#ac9ec4" stroked="f"/>
                  <v:rect id="Rectangle 415" o:spid="_x0000_s1432" style="position:absolute;left:7806;top:1019;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" fillcolor="#ac9dc4" stroked="f"/>
                  <v:rect id="Rectangle 416" o:spid="_x0000_s1433" style="position:absolute;left:7806;top:1028;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" fillcolor="#ab9dc4" stroked="f"/>
                  <v:rect id="Rectangle 417" o:spid="_x0000_s1434" style="position:absolute;left:7806;top:1037;width:9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" fillcolor="#ab9dc3" stroked="f"/>
                  <v:rect id="Rectangle 418" o:spid="_x0000_s1435" style="position:absolute;left:7806;top:1064;width:93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" fillcolor="#ab9cc3" stroked="f"/>
                  <v:rect id="Rectangle 419" o:spid="_x0000_s1436" style="position:absolute;left:7806;top:1092;width:9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" fillcolor="#aa9cc3" stroked="f"/>
                  <v:rect id="Rectangle 420" o:spid="_x0000_s1437" style="position:absolute;left:7806;top:1119;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" fillcolor="#aa9bc3" stroked="f"/>
                  <v:rect id="Rectangle 421" o:spid="_x0000_s1438" style="position:absolute;left:7806;top:1128;width:93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" fillcolor="#aa9bc2" stroked="f"/>
                  <v:rect id="Rectangle 422" o:spid="_x0000_s1439" style="position:absolute;left:7806;top:1165;width:9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" fillcolor="#a99bc2" stroked="f"/>
                  <v:rect id="Rectangle 423" o:spid="_x0000_s1440" style="position:absolute;left:7806;top:1192;width:939;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" fillcolor="#a99ac2" stroked="f"/>
                  <v:rect id="Rectangle 424" o:spid="_x0000_s1441" style="position:absolute;left:7806;top:1246;width:93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" fillcolor="#a99ac1" stroked="f"/>
                  <v:rect id="Rectangle 425" o:spid="_x0000_s1442" style="position:absolute;left:7806;top:1265;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" fillcolor="#a89ac1" stroked="f"/>
                  <v:rect id="Rectangle 426" o:spid="_x0000_s1443" style="position:absolute;left:7806;top:1301;width:939;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" fillcolor="#a899c1" stroked="f"/>
                  <v:rect id="Rectangle 427" o:spid="_x0000_s1444" style="position:absolute;left:7806;top:259;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" filled="f" strokecolor="#404040" strokeweight=".45pt">
                    <v:stroke joinstyle="round" endcap="round"/>
                  </v:rect>
                  <v:rect id="Rectangle 428" o:spid="_x0000_s1445" style="position:absolute;left:8071;top:417;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JwQAAANwAAAAPAAAAZHJzL2Rvd25yZXYueG1sRI/disIw&#10;FITvhX2HcIS909Qi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DH7RgnBAAAA3AAAAA8AAAAA&#10;AAAAAAAAAAAABwIAAGRycy9kb3ducmV2LnhtbFBLBQYAAAAAAwADALcAAAD1AgAAAAA=&#10;" filled="f" stroked="f">
                    <v:textbox style="mso-fit-shape-to-text:t" inset="0,0,0,0">
                      <w:txbxContent>
                        <w:p w14:paraId="33250FD3" w14:textId="77777777" w:rsidR="00A57D49" w:rsidRDefault="00A57D49">
                          <w:r>
                            <w:rPr>
                              <w:rFonts w:ascii="Calibri" w:hAnsi="Calibri" w:cs="Calibri"/>
                              <w:color w:val="000000"/>
                            </w:rPr>
                            <w:t xml:space="preserve">Host </w:t>
                          </w:r>
                        </w:p>
                      </w:txbxContent>
                    </v:textbox>
                  </v:rect>
                  <v:rect id="Rectangle 429" o:spid="_x0000_s1446" style="position:absolute;left:7878;top:679;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SwgAAANwAAAAPAAAAZHJzL2Rvd25yZXYueG1sRI/dagIx&#10;FITvBd8hHME7zbrY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Bet+OSwgAAANwAAAAPAAAA&#10;AAAAAAAAAAAAAAcCAABkcnMvZG93bnJldi54bWxQSwUGAAAAAAMAAwC3AAAA9gIAAAAA&#10;" filled="f" stroked="f">
                    <v:textbox style="mso-fit-shape-to-text:t" inset="0,0,0,0">
                      <w:txbxContent>
                        <w:p w14:paraId="47D602DF" w14:textId="77777777" w:rsidR="00A57D49" w:rsidRDefault="00A57D49">
                          <w:r>
                            <w:rPr>
                              <w:rFonts w:ascii="Calibri" w:hAnsi="Calibri" w:cs="Calibri"/>
                              <w:color w:val="000000"/>
                            </w:rPr>
                            <w:t xml:space="preserve">interface  </w:t>
                          </w:r>
                        </w:p>
                      </w:txbxContent>
                    </v:textbox>
                  </v:rect>
                  <v:rect id="Rectangle 430" o:spid="_x0000_s1447" style="position:absolute;left:8157;top:941;width:240;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3lwQAAANwAAAAPAAAAZHJzL2Rvd25yZXYueG1sRI/disIw&#10;FITvF3yHcBa8W9MtIl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K5lfeXBAAAA3AAAAA8AAAAA&#10;AAAAAAAAAAAABwIAAGRycy9kb3ducmV2LnhtbFBLBQYAAAAAAwADALcAAAD1AgAAAAA=&#10;" filled="f" stroked="f">
                    <v:textbox style="mso-fit-shape-to-text:t" inset="0,0,0,0">
                      <w:txbxContent>
                        <w:p w14:paraId="3B767B4F" w14:textId="77777777" w:rsidR="00A57D49" w:rsidRDefault="00A57D49">
                          <w:r>
                            <w:rPr>
                              <w:rFonts w:ascii="Calibri" w:hAnsi="Calibri" w:cs="Calibri"/>
                              <w:b/>
                              <w:bCs/>
                              <w:color w:val="000000"/>
                            </w:rPr>
                            <w:t>FD</w:t>
                          </w:r>
                        </w:p>
                      </w:txbxContent>
                    </v:textbox>
                  </v:rect>
                  <v:shape id="Picture 431" o:spid="_x0000_s1448" type="#_x0000_t75" style="position:absolute;left:2778;top:591;width:957;height:1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">
                    <v:imagedata r:id="rId95" o:title=""/>
                  </v:shape>
                  <v:shape id="Picture 432" o:spid="_x0000_s1449" type="#_x0000_t75" style="position:absolute;left:2778;top:591;width:957;height:1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">
                    <v:imagedata r:id="rId96" o:title=""/>
                  </v:shape>
                  <v:rect id="Rectangle 433" o:spid="_x0000_s1450" style="position:absolute;left:2760;top:573;width:938;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" fillcolor="#b8accd" stroked="f"/>
                  <v:rect id="Rectangle 434" o:spid="_x0000_s1451" style="position:absolute;left:2760;top:682;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" fillcolor="#b7abcd" stroked="f"/>
                  <v:rect id="Rectangle 435" o:spid="_x0000_s1452" style="position:absolute;left:2760;top:710;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" fillcolor="#b7abcc" stroked="f"/>
                  <v:rect id="Rectangle 436" o:spid="_x0000_s1453" style="position:absolute;left:2760;top:7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" fillcolor="#b7aacc" stroked="f"/>
                  <v:rect id="Rectangle 437" o:spid="_x0000_s1454" style="position:absolute;left:2760;top:801;width:938;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" fillcolor="#b6aacc" stroked="f"/>
                  <v:rect id="Rectangle 438" o:spid="_x0000_s1455" style="position:absolute;left:2760;top:846;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" fillcolor="#b6aacb" stroked="f"/>
                  <v:rect id="Rectangle 439" o:spid="_x0000_s1456" style="position:absolute;left:2760;top:855;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" fillcolor="#b6a9cb" stroked="f"/>
                  <v:rect id="Rectangle 440" o:spid="_x0000_s1457" style="position:absolute;left:2760;top:8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" fillcolor="#b5a9cb" stroked="f"/>
                  <v:rect id="Rectangle 441" o:spid="_x0000_s1458" style="position:absolute;left:2760;top:910;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" fillcolor="#b5a8cb" stroked="f"/>
                  <v:rect id="Rectangle 442" o:spid="_x0000_s1459" style="position:absolute;left:2760;top:9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" fillcolor="#b5a8ca" stroked="f"/>
                  <v:rect id="Rectangle 443" o:spid="_x0000_s1460" style="position:absolute;left:2760;top:9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" fillcolor="#b4a8ca" stroked="f"/>
                  <v:rect id="Rectangle 444" o:spid="_x0000_s1461" style="position:absolute;left:2760;top:9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" fillcolor="#b4a7ca" stroked="f"/>
                  <v:rect id="Rectangle 445" o:spid="_x0000_s1462" style="position:absolute;left:2760;top:9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" fillcolor="#b3a7ca" stroked="f"/>
                  <v:rect id="Rectangle 446" o:spid="_x0000_s1463" style="position:absolute;left:2760;top:10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" fillcolor="#b3a6c9" stroked="f"/>
                  <v:rect id="Rectangle 447" o:spid="_x0000_s1464" style="position:absolute;left:2760;top:10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" fillcolor="#b2a5c9" stroked="f"/>
                  <v:rect id="Rectangle 448" o:spid="_x0000_s1465" style="position:absolute;left:2760;top:1064;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" fillcolor="#b2a5c8" stroked="f"/>
                  <v:rect id="Rectangle 449" o:spid="_x0000_s1466" style="position:absolute;left:2760;top:10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" fillcolor="#b1a4c8" stroked="f"/>
                  <v:rect id="Rectangle 450" o:spid="_x0000_s1467" style="position:absolute;left:2760;top:11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" fillcolor="#b1a3c7" stroked="f"/>
                  <v:rect id="Rectangle 451" o:spid="_x0000_s1468" style="position:absolute;left:2760;top:11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" fillcolor="#b0a3c7" stroked="f"/>
                  <v:rect id="Rectangle 452" o:spid="_x0000_s1469" style="position:absolute;left:2760;top:1146;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" fillcolor="#b0a2c7" stroked="f"/>
                  <v:rect id="Rectangle 453" o:spid="_x0000_s1470" style="position:absolute;left:2760;top:11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" fillcolor="#afa2c6" stroked="f"/>
                  <v:rect id="Rectangle 454" o:spid="_x0000_s1471" style="position:absolute;left:2760;top:11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" fillcolor="#afa1c6" stroked="f"/>
                  <v:rect id="Rectangle 455" o:spid="_x0000_s1472" style="position:absolute;left:2760;top:12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" fillcolor="#aea1c6" stroked="f"/>
                  <v:rect id="Rectangle 456" o:spid="_x0000_s1473" style="position:absolute;left:2760;top:12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" fillcolor="#aea0c6" stroked="f"/>
                  <v:rect id="Rectangle 457" o:spid="_x0000_s1474" style="position:absolute;left:2760;top:1228;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" fillcolor="#aea0c5" stroked="f"/>
                  <v:rect id="Rectangle 458" o:spid="_x0000_s1475" style="position:absolute;left:2760;top:1256;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" fillcolor="#ad9fc5" stroked="f"/>
                  <v:rect id="Rectangle 459" o:spid="_x0000_s1476" style="position:absolute;left:2760;top:12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" fillcolor="#ad9fc4" stroked="f"/>
                  <v:rect id="Rectangle 460" o:spid="_x0000_s1477" style="position:absolute;left:2760;top:13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" fillcolor="#ad9ec4" stroked="f"/>
                  <v:rect id="Rectangle 461" o:spid="_x0000_s1478" style="position:absolute;left:2760;top:1310;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" fillcolor="#ac9ec4" stroked="f"/>
                  <v:rect id="Rectangle 462" o:spid="_x0000_s1479" style="position:absolute;left:2760;top:1337;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" fillcolor="#ac9dc4" stroked="f"/>
                  <v:rect id="Rectangle 463" o:spid="_x0000_s1480" style="position:absolute;left:2760;top:1356;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" fillcolor="#ab9dc3" stroked="f"/>
                  <v:rect id="Rectangle 464" o:spid="_x0000_s1481" style="position:absolute;left:2760;top:13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" fillcolor="#ab9cc3" stroked="f"/>
                  <v:rect id="Rectangle 465" o:spid="_x0000_s1482" style="position:absolute;left:2760;top:1419;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" fillcolor="#aa9cc3" stroked="f"/>
                  <v:rect id="Rectangle 466" o:spid="_x0000_s1483" style="position:absolute;left:2760;top:1447;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" fillcolor="#aa9bc2" stroked="f"/>
                  <v:rect id="Rectangle 467" o:spid="_x0000_s1484" style="position:absolute;left:2760;top:14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" fillcolor="#a99bc2" stroked="f"/>
                  <v:rect id="Rectangle 468" o:spid="_x0000_s1485" style="position:absolute;left:2760;top:1510;width:938;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" fillcolor="#a99ac2" stroked="f"/>
                  <v:rect id="Rectangle 469" o:spid="_x0000_s1486" style="position:absolute;left:2760;top:15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" fillcolor="#a99ac1" stroked="f"/>
                  <v:rect id="Rectangle 470" o:spid="_x0000_s1487" style="position:absolute;left:2760;top:15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" fillcolor="#a89ac1" stroked="f"/>
                  <v:rect id="Rectangle 471" o:spid="_x0000_s1488" style="position:absolute;left:2760;top:1619;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" fillcolor="#a899c1" stroked="f"/>
                  <v:rect id="Rectangle 472" o:spid="_x0000_s1489" style="position:absolute;left:2767;top:581;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" filled="f" strokecolor="#404040" strokeweight=".45pt">
                    <v:stroke joinstyle="round" endcap="round"/>
                  </v:rect>
                  <v:rect id="Rectangle 473" o:spid="_x0000_s1490" style="position:absolute;left:3032;top:608;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BXwgAAANwAAAAPAAAAZHJzL2Rvd25yZXYueG1sRI/NigIx&#10;EITvgu8QWvCmGUXE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BJkFBXwgAAANwAAAAPAAAA&#10;AAAAAAAAAAAAAAcCAABkcnMvZG93bnJldi54bWxQSwUGAAAAAAMAAwC3AAAA9gIAAAAA&#10;" filled="f" stroked="f">
                    <v:textbox style="mso-fit-shape-to-text:t" inset="0,0,0,0">
                      <w:txbxContent>
                        <w:p w14:paraId="0CBE2F69" w14:textId="77777777" w:rsidR="00A57D49" w:rsidRDefault="00A57D49">
                          <w:r>
                            <w:rPr>
                              <w:rFonts w:ascii="Calibri" w:hAnsi="Calibri" w:cs="Calibri"/>
                              <w:color w:val="000000"/>
                            </w:rPr>
                            <w:t xml:space="preserve">Host </w:t>
                          </w:r>
                        </w:p>
                      </w:txbxContent>
                    </v:textbox>
                  </v:rect>
                  <v:rect id="Rectangle 474" o:spid="_x0000_s1491" style="position:absolute;left:2839;top:870;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8XvwAAANwAAAAPAAAAZHJzL2Rvd25yZXYueG1sRE/LisIw&#10;FN0L8w/hDsxO0xFR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Bdc28XvwAAANwAAAAPAAAAAAAA&#10;AAAAAAAAAAcCAABkcnMvZG93bnJldi54bWxQSwUGAAAAAAMAAwC3AAAA8wIAAAAA&#10;" filled="f" stroked="f">
                    <v:textbox style="mso-fit-shape-to-text:t" inset="0,0,0,0">
                      <w:txbxContent>
                        <w:p w14:paraId="2740E7B6" w14:textId="77777777" w:rsidR="00A57D49" w:rsidRDefault="00A57D49">
                          <w:r>
                            <w:rPr>
                              <w:rFonts w:ascii="Calibri" w:hAnsi="Calibri" w:cs="Calibri"/>
                              <w:color w:val="000000"/>
                            </w:rPr>
                            <w:t xml:space="preserve">interface  </w:t>
                          </w:r>
                        </w:p>
                      </w:txbxContent>
                    </v:textbox>
                  </v:rect>
                  <v:rect id="Rectangle 475" o:spid="_x0000_s1492" style="position:absolute;left:3048;top:1132;width:38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qMwgAAANwAAAAPAAAAZHJzL2Rvd25yZXYueG1sRI/NigIx&#10;EITvgu8QWvCmGU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AyP8qMwgAAANwAAAAPAAAA&#10;AAAAAAAAAAAAAAcCAABkcnMvZG93bnJldi54bWxQSwUGAAAAAAMAAwC3AAAA9gIAAAAA&#10;" filled="f" stroked="f">
                    <v:textbox style="mso-fit-shape-to-text:t" inset="0,0,0,0">
                      <w:txbxContent>
                        <w:p w14:paraId="021BB379" w14:textId="77777777" w:rsidR="00A57D49" w:rsidRDefault="00A57D49">
                          <w:r>
                            <w:rPr>
                              <w:rFonts w:ascii="Calibri" w:hAnsi="Calibri" w:cs="Calibri"/>
                              <w:color w:val="000000"/>
                            </w:rPr>
                            <w:t xml:space="preserve">Port </w:t>
                          </w:r>
                        </w:p>
                      </w:txbxContent>
                    </v:textbox>
                  </v:rect>
                  <v:rect id="Rectangle 476" o:spid="_x0000_s1493" style="position:absolute;left:2927;top:1394;width:624;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T7wgAAANwAAAAPAAAAZHJzL2Rvd25yZXYueG1sRI/dagIx&#10;FITvBd8hHME7zbpI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DC7VT7wgAAANwAAAAPAAAA&#10;AAAAAAAAAAAAAAcCAABkcnMvZG93bnJldi54bWxQSwUGAAAAAAMAAwC3AAAA9gIAAAAA&#10;" filled="f" stroked="f">
                    <v:textbox style="mso-fit-shape-to-text:t" inset="0,0,0,0">
                      <w:txbxContent>
                        <w:p w14:paraId="32849A41" w14:textId="77777777" w:rsidR="00A57D49" w:rsidRDefault="00A57D49">
                          <w:r>
                            <w:rPr>
                              <w:rFonts w:ascii="Calibri" w:hAnsi="Calibri" w:cs="Calibri"/>
                              <w:color w:val="000000"/>
                            </w:rPr>
                            <w:t xml:space="preserve">netdev </w:t>
                          </w:r>
                        </w:p>
                      </w:txbxContent>
                    </v:textbox>
                  </v:rect>
                  <v:shape id="Picture 477" o:spid="_x0000_s1494" type="#_x0000_t75" style="position:absolute;left:3097;top:910;width:957;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">
                    <v:imagedata r:id="rId97" o:title=""/>
                  </v:shape>
                  <v:shape id="Picture 478" o:spid="_x0000_s1495" type="#_x0000_t75" style="position:absolute;left:3097;top:910;width:957;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">
                    <v:imagedata r:id="rId98" o:title=""/>
                  </v:shape>
                  <v:rect id="Rectangle 479" o:spid="_x0000_s1496" style="position:absolute;left:3088;top:901;width:929;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" fillcolor="#b8accd" stroked="f"/>
                  <v:rect id="Rectangle 480" o:spid="_x0000_s1497" style="position:absolute;left:3088;top:1001;width:92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" fillcolor="#b7abcd" stroked="f"/>
                  <v:rect id="Rectangle 481" o:spid="_x0000_s1498" style="position:absolute;left:3088;top:1037;width:92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" fillcolor="#b7abcc" stroked="f"/>
                  <v:rect id="Rectangle 482" o:spid="_x0000_s1499" style="position:absolute;left:3088;top:1119;width:929;height: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" fillcolor="#b6aacc" stroked="f"/>
                  <v:rect id="Rectangle 483" o:spid="_x0000_s1500" style="position:absolute;left:3088;top:1174;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" fillcolor="#b6aacb" stroked="f"/>
                  <v:rect id="Rectangle 484" o:spid="_x0000_s1501" style="position:absolute;left:3088;top:1183;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" fillcolor="#b6a9cb" stroked="f"/>
                  <v:rect id="Rectangle 485" o:spid="_x0000_s1502" style="position:absolute;left:3088;top:1201;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" fillcolor="#b5a9cb" stroked="f"/>
                  <v:rect id="Rectangle 486" o:spid="_x0000_s1503" style="position:absolute;left:3088;top:1228;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" fillcolor="#b5a8cb" stroked="f"/>
                  <v:rect id="Rectangle 487" o:spid="_x0000_s1504" style="position:absolute;left:3088;top:1246;width:9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" fillcolor="#b5a8ca" stroked="f"/>
                  <v:rect id="Rectangle 488" o:spid="_x0000_s1505" style="position:absolute;left:3088;top:1265;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" fillcolor="#b4a8ca" stroked="f"/>
                  <v:rect id="Rectangle 489" o:spid="_x0000_s1506" style="position:absolute;left:3088;top:1283;width:92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" fillcolor="#b4a7ca" stroked="f"/>
                  <v:rect id="Rectangle 490" o:spid="_x0000_s1507" style="position:absolute;left:3088;top:1319;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" fillcolor="#b3a7c9" stroked="f"/>
                  <v:rect id="Rectangle 491" o:spid="_x0000_s1508" style="position:absolute;left:3088;top:1328;width:9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" fillcolor="#b3a6c9" stroked="f"/>
                  <v:rect id="Rectangle 492" o:spid="_x0000_s1509" style="position:absolute;left:3088;top:1365;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" fillcolor="#b2a5c9" stroked="f"/>
                  <v:rect id="Rectangle 493" o:spid="_x0000_s1510" style="position:absolute;left:3088;top:1383;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" fillcolor="#b2a5c8" stroked="f"/>
                  <v:rect id="Rectangle 494" o:spid="_x0000_s1511" style="position:absolute;left:3088;top:1401;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" fillcolor="#b1a5c8" stroked="f"/>
                  <v:rect id="Rectangle 495" o:spid="_x0000_s1512" style="position:absolute;left:3088;top:1410;width:92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" fillcolor="#b1a4c8" stroked="f"/>
                  <v:rect id="Rectangle 496" o:spid="_x0000_s1513" style="position:absolute;left:3088;top:1438;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" fillcolor="#b1a3c7" stroked="f"/>
                  <v:rect id="Rectangle 497" o:spid="_x0000_s1514" style="position:absolute;left:3088;top:1447;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" fillcolor="#b0a3c7" stroked="f"/>
                  <v:rect id="Rectangle 498" o:spid="_x0000_s1515" style="position:absolute;left:3088;top:1474;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" fillcolor="#b0a2c7" stroked="f"/>
                  <v:rect id="Rectangle 499" o:spid="_x0000_s1516" style="position:absolute;left:3088;top:1492;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" fillcolor="#afa2c6" stroked="f"/>
                  <v:rect id="Rectangle 500" o:spid="_x0000_s1517" style="position:absolute;left:3088;top:1510;width:9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" fillcolor="#afa1c6" stroked="f"/>
                  <v:rect id="Rectangle 501" o:spid="_x0000_s1518" style="position:absolute;left:3088;top:1529;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" fillcolor="#aea1c6" stroked="f"/>
                  <v:rect id="Rectangle 502" o:spid="_x0000_s1519" style="position:absolute;left:3088;top:1547;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" fillcolor="#aea0c5" stroked="f">
                    <v:textbox>
                      <w:txbxContent>
                        <w:p w14:paraId="40FF4AA9" w14:textId="77777777" w:rsidR="00A57D49" w:rsidRDefault="00A57D49" w:rsidP="00371F06">
                          <w:pPr>
                            <w:jc w:val="center"/>
                          </w:pPr>
                        </w:p>
                      </w:txbxContent>
                    </v:textbox>
                  </v:rect>
                  <v:rect id="Rectangle 503" o:spid="_x0000_s1520" style="position:absolute;left:3088;top:1574;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" fillcolor="#ada0c5" stroked="f"/>
                  <v:rect id="Rectangle 504" o:spid="_x0000_s1521" style="position:absolute;left:3088;top:1583;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" fillcolor="#ad9fc5" stroked="f"/>
                  <v:rect id="Rectangle 505" o:spid="_x0000_s1522" style="position:absolute;left:3088;top:1610;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" fillcolor="#ad9fc4" stroked="f"/>
                  <v:rect id="Rectangle 506" o:spid="_x0000_s1523" style="position:absolute;left:3088;top:1619;width:92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" fillcolor="#ad9ec4" stroked="f"/>
                  <v:rect id="Rectangle 507" o:spid="_x0000_s1524" style="position:absolute;left:3088;top:1629;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" fillcolor="#ac9ec4" stroked="f"/>
                  <v:rect id="Rectangle 508" o:spid="_x0000_s1525" style="position:absolute;left:3088;top:1656;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" fillcolor="#ac9dc4" stroked="f"/>
                  <v:rect id="Rectangle 509" o:spid="_x0000_s1526" style="position:absolute;left:3088;top:1674;width:92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" fillcolor="#ab9dc3" stroked="f"/>
                  <v:rect id="Rectangle 510" o:spid="_x0000_s1527" style="position:absolute;left:3088;top:1710;width:92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" fillcolor="#ab9cc3" stroked="f"/>
                  <v:rect id="Rectangle 511" o:spid="_x0000_s1528" style="position:absolute;left:3088;top:1738;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" fillcolor="#aa9cc3" stroked="f"/>
                  <v:rect id="Rectangle 512" o:spid="_x0000_s1529" style="position:absolute;left:3088;top:1765;width:929;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" fillcolor="#aa9bc2" stroked="f"/>
                  <v:rect id="Rectangle 513" o:spid="_x0000_s1530" style="position:absolute;left:3088;top:1811;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" fillcolor="#a99bc2" stroked="f"/>
                  <v:rect id="Rectangle 514" o:spid="_x0000_s1531" style="position:absolute;left:3088;top:1838;width:929;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" fillcolor="#a99ac2" stroked="f"/>
                  <v:rect id="Rectangle 515" o:spid="_x0000_s1532" style="position:absolute;left:3088;top:1892;width:9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" fillcolor="#a99ac1" stroked="f"/>
                  <v:rect id="Rectangle 516" o:spid="_x0000_s1533" style="position:absolute;left:3088;top:1911;width:92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" fillcolor="#a89ac1" stroked="f"/>
                  <v:rect id="Rectangle 517" o:spid="_x0000_s1534" style="position:absolute;left:3088;top:1947;width:929;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" fillcolor="#a899c1" stroked="f"/>
                  <v:rect id="Rectangle 518" o:spid="_x0000_s1535" style="position:absolute;left:3090;top:903;width:929;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" filled="f" strokecolor="#404040" strokeweight=".45pt">
                    <v:stroke joinstyle="round" endcap="round"/>
                  </v:rect>
                  <v:shape id="Picture 520" o:spid="_x0000_s1536" type="#_x0000_t75" style="position:absolute;left:4500;top:591;width:956;height:1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">
                    <v:imagedata r:id="rId99" o:title=""/>
                  </v:shape>
                  <v:shape id="Picture 521" o:spid="_x0000_s1537" type="#_x0000_t75" style="position:absolute;left:4500;top:591;width:956;height:1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">
                    <v:imagedata r:id="rId100" o:title=""/>
                  </v:shape>
                  <v:rect id="Rectangle 522" o:spid="_x0000_s1538" style="position:absolute;left:4482;top:573;width:938;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" fillcolor="#b8accd" stroked="f"/>
                  <v:rect id="Rectangle 523" o:spid="_x0000_s1539" style="position:absolute;left:4482;top:682;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" fillcolor="#b7abcd" stroked="f"/>
                  <v:rect id="Rectangle 524" o:spid="_x0000_s1540" style="position:absolute;left:4482;top:710;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" fillcolor="#b7abcc" stroked="f"/>
                  <v:rect id="Rectangle 525" o:spid="_x0000_s1541" style="position:absolute;left:4482;top:7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" fillcolor="#b7aacc" stroked="f"/>
                  <v:rect id="Rectangle 526" o:spid="_x0000_s1542" style="position:absolute;left:4482;top:801;width:938;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" fillcolor="#b6aacc" stroked="f"/>
                  <v:rect id="Rectangle 527" o:spid="_x0000_s1543" style="position:absolute;left:4482;top:846;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" fillcolor="#b6aacb" stroked="f"/>
                  <v:rect id="Rectangle 528" o:spid="_x0000_s1544" style="position:absolute;left:4482;top:855;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" fillcolor="#b6a9cb" stroked="f"/>
                  <v:rect id="Rectangle 529" o:spid="_x0000_s1545" style="position:absolute;left:4482;top:8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" fillcolor="#b5a9cb" stroked="f"/>
                  <v:rect id="Rectangle 530" o:spid="_x0000_s1546" style="position:absolute;left:4482;top:910;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" fillcolor="#b5a8cb" stroked="f"/>
                  <v:rect id="Rectangle 531" o:spid="_x0000_s1547" style="position:absolute;left:4482;top:9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" fillcolor="#b5a8ca" stroked="f"/>
                  <v:rect id="Rectangle 532" o:spid="_x0000_s1548" style="position:absolute;left:4482;top:9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" fillcolor="#b4a8ca" stroked="f"/>
                  <v:rect id="Rectangle 533" o:spid="_x0000_s1549" style="position:absolute;left:4482;top:9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" fillcolor="#b4a7ca" stroked="f"/>
                  <v:rect id="Rectangle 534" o:spid="_x0000_s1550" style="position:absolute;left:4482;top:9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" fillcolor="#b3a7ca" stroked="f"/>
                  <v:rect id="Rectangle 535" o:spid="_x0000_s1551" style="position:absolute;left:4482;top:10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" fillcolor="#b3a6c9" stroked="f"/>
                  <v:rect id="Rectangle 536" o:spid="_x0000_s1552" style="position:absolute;left:4482;top:10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" fillcolor="#b2a5c9" stroked="f"/>
                  <v:rect id="Rectangle 537" o:spid="_x0000_s1553" style="position:absolute;left:4482;top:1064;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" fillcolor="#b2a5c8" stroked="f"/>
                  <v:rect id="Rectangle 538" o:spid="_x0000_s1554" style="position:absolute;left:4482;top:10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" fillcolor="#b1a4c8" stroked="f"/>
                  <v:rect id="Rectangle 539" o:spid="_x0000_s1555" style="position:absolute;left:4482;top:11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" fillcolor="#b1a3c7" stroked="f"/>
                  <v:rect id="Rectangle 540" o:spid="_x0000_s1556" style="position:absolute;left:4482;top:11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" fillcolor="#b0a3c7" stroked="f"/>
                  <v:rect id="Rectangle 541" o:spid="_x0000_s1557" style="position:absolute;left:4482;top:1146;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" fillcolor="#b0a2c7" stroked="f"/>
                  <v:rect id="Rectangle 542" o:spid="_x0000_s1558" style="position:absolute;left:4482;top:11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" fillcolor="#afa2c6" stroked="f"/>
                  <v:rect id="Rectangle 543" o:spid="_x0000_s1559" style="position:absolute;left:4482;top:11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" fillcolor="#afa1c6" stroked="f"/>
                  <v:rect id="Rectangle 544" o:spid="_x0000_s1560" style="position:absolute;left:4482;top:12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" fillcolor="#aea1c6" stroked="f"/>
                  <v:rect id="Rectangle 545" o:spid="_x0000_s1561" style="position:absolute;left:4482;top:12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" fillcolor="#aea0c6" stroked="f"/>
                  <v:rect id="Rectangle 546" o:spid="_x0000_s1562" style="position:absolute;left:4482;top:1228;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" fillcolor="#aea0c5" stroked="f"/>
                  <v:rect id="Rectangle 547" o:spid="_x0000_s1563" style="position:absolute;left:4482;top:1256;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" fillcolor="#ad9fc5" stroked="f"/>
                  <v:rect id="Rectangle 548" o:spid="_x0000_s1564" style="position:absolute;left:4482;top:12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" fillcolor="#ad9fc4" stroked="f"/>
                  <v:rect id="Rectangle 549" o:spid="_x0000_s1565" style="position:absolute;left:4482;top:13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" fillcolor="#ad9ec4" stroked="f"/>
                  <v:rect id="Rectangle 550" o:spid="_x0000_s1566" style="position:absolute;left:4482;top:1310;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" fillcolor="#ac9ec4" stroked="f"/>
                  <v:rect id="Rectangle 551" o:spid="_x0000_s1567" style="position:absolute;left:4482;top:1337;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" fillcolor="#ac9dc4" stroked="f"/>
                  <v:rect id="Rectangle 552" o:spid="_x0000_s1568" style="position:absolute;left:4482;top:1356;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" fillcolor="#ab9dc3" stroked="f"/>
                  <v:rect id="Rectangle 553" o:spid="_x0000_s1569" style="position:absolute;left:4482;top:13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" fillcolor="#ab9cc3" stroked="f"/>
                  <v:rect id="Rectangle 554" o:spid="_x0000_s1570" style="position:absolute;left:4482;top:1419;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" fillcolor="#aa9cc3" stroked="f"/>
                  <v:rect id="Rectangle 555" o:spid="_x0000_s1571" style="position:absolute;left:4482;top:1447;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" fillcolor="#aa9bc2" stroked="f"/>
                  <v:rect id="Rectangle 556" o:spid="_x0000_s1572" style="position:absolute;left:4482;top:14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" fillcolor="#a99bc2" stroked="f"/>
                  <v:rect id="Rectangle 557" o:spid="_x0000_s1573" style="position:absolute;left:4482;top:1510;width:938;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" fillcolor="#a99ac2" stroked="f"/>
                  <v:rect id="Rectangle 558" o:spid="_x0000_s1574" style="position:absolute;left:4482;top:15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" fillcolor="#a99ac1" stroked="f"/>
                  <v:rect id="Rectangle 559" o:spid="_x0000_s1575" style="position:absolute;left:4482;top:15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" fillcolor="#a89ac1" stroked="f"/>
                  <v:rect id="Rectangle 560" o:spid="_x0000_s1576" style="position:absolute;left:4482;top:1619;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" fillcolor="#a899c1" stroked="f"/>
                  <v:rect id="Rectangle 561" o:spid="_x0000_s1577" style="position:absolute;left:4489;top:581;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" filled="f" strokecolor="#404040" strokeweight=".45pt">
                    <v:stroke joinstyle="round" endcap="round"/>
                  </v:rect>
                  <v:rect id="Rectangle 562" o:spid="_x0000_s1578" style="position:absolute;left:4753;top:739;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14:paraId="59A14EE2" w14:textId="77777777" w:rsidR="00A57D49" w:rsidRDefault="00A57D49">
                          <w:r>
                            <w:rPr>
                              <w:rFonts w:ascii="Calibri" w:hAnsi="Calibri" w:cs="Calibri"/>
                              <w:color w:val="000000"/>
                            </w:rPr>
                            <w:t xml:space="preserve">Host </w:t>
                          </w:r>
                        </w:p>
                      </w:txbxContent>
                    </v:textbox>
                  </v:rect>
                  <v:rect id="Rectangle 563" o:spid="_x0000_s1579" style="position:absolute;left:4560;top:1001;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14:paraId="144A544F" w14:textId="77777777" w:rsidR="00A57D49" w:rsidRDefault="00A57D49">
                          <w:r>
                            <w:rPr>
                              <w:rFonts w:ascii="Calibri" w:hAnsi="Calibri" w:cs="Calibri"/>
                              <w:color w:val="000000"/>
                            </w:rPr>
                            <w:t xml:space="preserve">interface  </w:t>
                          </w:r>
                        </w:p>
                      </w:txbxContent>
                    </v:textbox>
                  </v:rect>
                  <v:rect id="Rectangle 564" o:spid="_x0000_s1580" style="position:absolute;left:4780;top:1263;width:359;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14:paraId="14690889" w14:textId="77777777" w:rsidR="00A57D49" w:rsidRDefault="00A57D49">
                          <w:r>
                            <w:rPr>
                              <w:rFonts w:ascii="Calibri" w:hAnsi="Calibri" w:cs="Calibri"/>
                              <w:color w:val="000000"/>
                            </w:rPr>
                            <w:t>LAG</w:t>
                          </w:r>
                        </w:p>
                      </w:txbxContent>
                    </v:textbox>
                  </v:rect>
                  <v:shape id="Picture 565" o:spid="_x0000_s1581" type="#_x0000_t75" style="position:absolute;left:4819;top:910;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">
                    <v:imagedata r:id="rId101" o:title=""/>
                  </v:shape>
                  <v:shape id="Picture 566" o:spid="_x0000_s1582" type="#_x0000_t75" style="position:absolute;left:4819;top:910;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">
                    <v:imagedata r:id="rId102" o:title=""/>
                  </v:shape>
                  <v:rect id="Rectangle 567" o:spid="_x0000_s1583" style="position:absolute;left:4810;top:901;width:93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" fillcolor="#b8accd" stroked="f"/>
                  <v:rect id="Rectangle 568" o:spid="_x0000_s1584" style="position:absolute;left:4810;top:10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" fillcolor="#b7abcd" stroked="f"/>
                  <v:rect id="Rectangle 569" o:spid="_x0000_s1585" style="position:absolute;left:4810;top:1037;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" fillcolor="#b7abcc" stroked="f"/>
                  <v:rect id="Rectangle 570" o:spid="_x0000_s1586" style="position:absolute;left:4810;top:1119;width:938;height: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" fillcolor="#b6aacc" stroked="f"/>
                  <v:rect id="Rectangle 571" o:spid="_x0000_s1587" style="position:absolute;left:4810;top:11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" fillcolor="#b6aacb" stroked="f"/>
                  <v:rect id="Rectangle 572" o:spid="_x0000_s1588" style="position:absolute;left:4810;top:1183;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" fillcolor="#b6a9cb" stroked="f"/>
                  <v:rect id="Rectangle 573" o:spid="_x0000_s1589" style="position:absolute;left:4810;top:1201;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" fillcolor="#b5a9cb" stroked="f"/>
                  <v:rect id="Rectangle 574" o:spid="_x0000_s1590" style="position:absolute;left:4810;top:12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" fillcolor="#b5a8cb" stroked="f"/>
                  <v:rect id="Rectangle 575" o:spid="_x0000_s1591" style="position:absolute;left:4810;top:1246;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" fillcolor="#b5a8ca" stroked="f"/>
                  <v:rect id="Rectangle 576" o:spid="_x0000_s1592" style="position:absolute;left:4810;top:1265;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" fillcolor="#b4a8ca" stroked="f"/>
                  <v:rect id="Rectangle 577" o:spid="_x0000_s1593" style="position:absolute;left:4810;top:12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" fillcolor="#b4a7ca" stroked="f"/>
                  <v:rect id="Rectangle 578" o:spid="_x0000_s1594" style="position:absolute;left:4810;top:13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" fillcolor="#b3a7c9" stroked="f"/>
                  <v:rect id="Rectangle 579" o:spid="_x0000_s1595" style="position:absolute;left:4810;top:1328;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" fillcolor="#b3a6c9" stroked="f"/>
                  <v:rect id="Rectangle 580" o:spid="_x0000_s1596" style="position:absolute;left:4810;top:1365;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" fillcolor="#b2a5c9" stroked="f"/>
                  <v:rect id="Rectangle 581" o:spid="_x0000_s1597" style="position:absolute;left:4810;top:1383;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" fillcolor="#b2a5c8" stroked="f"/>
                  <v:rect id="Rectangle 582" o:spid="_x0000_s1598" style="position:absolute;left:4810;top:14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" fillcolor="#b1a5c8" stroked="f"/>
                  <v:rect id="Rectangle 583" o:spid="_x0000_s1599" style="position:absolute;left:4810;top:1410;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" fillcolor="#b1a4c8" stroked="f"/>
                  <v:rect id="Rectangle 584" o:spid="_x0000_s1600" style="position:absolute;left:4810;top:143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" fillcolor="#b1a3c7" stroked="f"/>
                  <v:rect id="Rectangle 585" o:spid="_x0000_s1601" style="position:absolute;left:4810;top:144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" fillcolor="#b0a3c7" stroked="f"/>
                  <v:rect id="Rectangle 586" o:spid="_x0000_s1602" style="position:absolute;left:4810;top:1474;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" fillcolor="#b0a2c7" stroked="f"/>
                  <v:rect id="Rectangle 587" o:spid="_x0000_s1603" style="position:absolute;left:4810;top:1492;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" fillcolor="#afa2c6" stroked="f"/>
                  <v:rect id="Rectangle 588" o:spid="_x0000_s1604" style="position:absolute;left:4810;top:1510;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" fillcolor="#afa1c6" stroked="f"/>
                  <v:rect id="Rectangle 589" o:spid="_x0000_s1605" style="position:absolute;left:4810;top:152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" fillcolor="#aea1c6" stroked="f"/>
                  <v:rect id="Rectangle 590" o:spid="_x0000_s1606" style="position:absolute;left:4810;top:154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" fillcolor="#aea0c5" stroked="f"/>
                  <v:rect id="Rectangle 591" o:spid="_x0000_s1607" style="position:absolute;left:4810;top:15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" fillcolor="#ada0c5" stroked="f"/>
                  <v:rect id="Rectangle 592" o:spid="_x0000_s1608" style="position:absolute;left:4810;top:15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" fillcolor="#ad9fc5" stroked="f"/>
                  <v:rect id="Rectangle 593" o:spid="_x0000_s1609" style="position:absolute;left:4810;top:16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" fillcolor="#ad9fc4" stroked="f"/>
                  <v:rect id="Rectangle 594" o:spid="_x0000_s1610" style="position:absolute;left:4810;top:1619;width:93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" fillcolor="#ad9ec4" stroked="f"/>
                  <v:rect id="Rectangle 595" o:spid="_x0000_s1611" style="position:absolute;left:4810;top:1629;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" fillcolor="#ac9ec4" stroked="f"/>
                  <v:rect id="Rectangle 596" o:spid="_x0000_s1612" style="position:absolute;left:4810;top:1656;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" fillcolor="#ac9dc4" stroked="f"/>
                  <v:rect id="Rectangle 597" o:spid="_x0000_s1613" style="position:absolute;left:4810;top:1674;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" fillcolor="#ab9dc3" stroked="f"/>
                  <v:rect id="Rectangle 598" o:spid="_x0000_s1614" style="position:absolute;left:4810;top:1710;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" fillcolor="#ab9cc3" stroked="f"/>
                  <v:rect id="Rectangle 599" o:spid="_x0000_s1615" style="position:absolute;left:4810;top:1738;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" fillcolor="#aa9cc3" stroked="f"/>
                  <v:rect id="Rectangle 600" o:spid="_x0000_s1616" style="position:absolute;left:4810;top:1765;width:93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" fillcolor="#aa9bc2" stroked="f"/>
                  <v:rect id="Rectangle 601" o:spid="_x0000_s1617" style="position:absolute;left:4810;top:1811;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" fillcolor="#a99bc2" stroked="f"/>
                  <v:rect id="Rectangle 602" o:spid="_x0000_s1618" style="position:absolute;left:4810;top:1838;width:938;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" fillcolor="#a99ac2" stroked="f"/>
                  <v:rect id="Rectangle 603" o:spid="_x0000_s1619" style="position:absolute;left:4810;top:1892;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" fillcolor="#a99ac1" stroked="f"/>
                  <v:rect id="Rectangle 604" o:spid="_x0000_s1620" style="position:absolute;left:4810;top:191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" fillcolor="#a89ac1" stroked="f"/>
                  <v:rect id="Rectangle 605" o:spid="_x0000_s1621" style="position:absolute;left:4810;top:1947;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" fillcolor="#a899c1" stroked="f"/>
                  <v:rect id="Rectangle 606" o:spid="_x0000_s1622" style="position:absolute;left:4811;top:903;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" filled="f" strokecolor="#404040" strokeweight=".45pt">
                    <v:stroke joinstyle="round" endcap="round"/>
                  </v:rect>
                  <v:rect id="Rectangle 607" o:spid="_x0000_s1623" style="position:absolute;left:5075;top:1061;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14:paraId="71242FB6" w14:textId="77777777" w:rsidR="00A57D49" w:rsidRDefault="00A57D49">
                          <w:r>
                            <w:rPr>
                              <w:rFonts w:ascii="Calibri" w:hAnsi="Calibri" w:cs="Calibri"/>
                              <w:color w:val="000000"/>
                            </w:rPr>
                            <w:t xml:space="preserve">Host </w:t>
                          </w:r>
                        </w:p>
                      </w:txbxContent>
                    </v:textbox>
                  </v:rect>
                  <v:rect id="Rectangle 608" o:spid="_x0000_s1624" style="position:absolute;left:4883;top:1323;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14:paraId="0D29B3EC" w14:textId="77777777" w:rsidR="00A57D49" w:rsidRDefault="00A57D49">
                          <w:r>
                            <w:rPr>
                              <w:rFonts w:ascii="Calibri" w:hAnsi="Calibri" w:cs="Calibri"/>
                              <w:color w:val="000000"/>
                            </w:rPr>
                            <w:t xml:space="preserve">Interface  </w:t>
                          </w:r>
                        </w:p>
                      </w:txbxContent>
                    </v:textbox>
                  </v:rect>
                </v:group>
                <v:rect id="Rectangle 610" o:spid="_x0000_s1625" style="position:absolute;left:32372;top:10064;width:233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14:paraId="481B56A1" w14:textId="77777777" w:rsidR="00A57D49" w:rsidRDefault="00A57D49">
                        <w:r>
                          <w:rPr>
                            <w:rFonts w:ascii="Calibri" w:hAnsi="Calibri" w:cs="Calibri"/>
                            <w:b/>
                            <w:bCs/>
                            <w:color w:val="000000"/>
                          </w:rPr>
                          <w:t>LAG</w:t>
                        </w:r>
                      </w:p>
                    </w:txbxContent>
                  </v:textbox>
                </v:rect>
                <v:shape id="Picture 611" o:spid="_x0000_s1626" type="#_x0000_t75" style="position:absolute;left:40144;top:3752;width:6071;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">
                  <v:imagedata r:id="rId103" o:title=""/>
                </v:shape>
                <v:shape id="Picture 612" o:spid="_x0000_s1627" type="#_x0000_t75" style="position:absolute;left:40144;top:3752;width:6071;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">
                  <v:imagedata r:id="rId104" o:title=""/>
                </v:shape>
                <v:rect id="Rectangle 613" o:spid="_x0000_s1628" style="position:absolute;left:40024;top:3638;width:5962;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" fillcolor="#b8accd" stroked="f"/>
                <v:rect id="Rectangle 614" o:spid="_x0000_s1629" style="position:absolute;left:40024;top:4330;width:596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" fillcolor="#b7abcd" stroked="f"/>
                <v:rect id="Rectangle 615" o:spid="_x0000_s1630" style="position:absolute;left:40024;top:4508;width:5962;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" fillcolor="#b7abcc" stroked="f"/>
                <v:rect id="Rectangle 616" o:spid="_x0000_s1631" style="position:absolute;left:40024;top:5029;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" fillcolor="#b7aacc" stroked="f"/>
                <v:rect id="Rectangle 617" o:spid="_x0000_s1632" style="position:absolute;left:40024;top:5086;width:596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" fillcolor="#b6aacc" stroked="f"/>
                <v:rect id="Rectangle 618" o:spid="_x0000_s1633" style="position:absolute;left:40024;top:5372;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" fillcolor="#b6aacb" stroked="f"/>
                <v:rect id="Rectangle 619" o:spid="_x0000_s1634" style="position:absolute;left:40024;top:5429;width:596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" fillcolor="#b6a9cb" stroked="f"/>
                <v:rect id="Rectangle 620" o:spid="_x0000_s1635" style="position:absolute;left:40024;top:5607;width:5962;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" fillcolor="#b5a9cb" stroked="f"/>
                <v:rect id="Rectangle 621" o:spid="_x0000_s1636" style="position:absolute;left:40024;top:5778;width:5962;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" fillcolor="#b5a8cb" stroked="f"/>
                <v:rect id="Rectangle 622" o:spid="_x0000_s1637" style="position:absolute;left:40024;top:5892;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" fillcolor="#b5a8ca" stroked="f"/>
                <v:rect id="Rectangle 623" o:spid="_x0000_s1638" style="position:absolute;left:40024;top:5949;width:596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" fillcolor="#b4a8ca" stroked="f"/>
                <v:rect id="Rectangle 624" o:spid="_x0000_s1639" style="position:absolute;left:40024;top:6121;width:596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" fillcolor="#b4a7ca" stroked="f"/>
                <v:rect id="Rectangle 625" o:spid="_x0000_s1640" style="position:absolute;left:40024;top:6299;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" fillcolor="#b3a7ca" stroked="f"/>
                <v:rect id="Rectangle 626" o:spid="_x0000_s1641" style="position:absolute;left:40024;top:6356;width:596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" fillcolor="#b3a6c9" stroked="f"/>
                <v:rect id="Rectangle 627" o:spid="_x0000_s1642" style="position:absolute;left:40024;top:6584;width:596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" fillcolor="#b2a5c9" stroked="f"/>
                <v:rect id="Rectangle 628" o:spid="_x0000_s1643" style="position:absolute;left:40024;top:6756;width:5962;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" fillcolor="#b2a5c8" stroked="f"/>
                <v:rect id="Rectangle 629" o:spid="_x0000_s1644" style="position:absolute;left:40024;top:6877;width:596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" fillcolor="#b1a4c8" stroked="f"/>
                <v:rect id="Rectangle 630" o:spid="_x0000_s1645" style="position:absolute;left:40024;top:7105;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" fillcolor="#b1a3c7" stroked="f"/>
                <v:rect id="Rectangle 631" o:spid="_x0000_s1646" style="position:absolute;left:40024;top:7162;width:5962;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" fillcolor="#b0a3c7" stroked="f"/>
                <v:rect id="Rectangle 632" o:spid="_x0000_s1647" style="position:absolute;left:40024;top:7277;width:5962;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" fillcolor="#b0a2c7" stroked="f"/>
                <v:rect id="Rectangle 633" o:spid="_x0000_s1648" style="position:absolute;left:40024;top:7454;width:5962;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" fillcolor="#afa2c6" stroked="f"/>
                <v:rect id="Rectangle 634" o:spid="_x0000_s1649" style="position:absolute;left:40024;top:7512;width:5962;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" fillcolor="#afa1c6" stroked="f"/>
                <v:rect id="Rectangle 635" o:spid="_x0000_s1650" style="position:absolute;left:40024;top:7683;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" fillcolor="#aea1c6" stroked="f"/>
                <v:rect id="Rectangle 636" o:spid="_x0000_s1651" style="position:absolute;left:40024;top:7740;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" fillcolor="#aea0c6" stroked="f"/>
                <v:rect id="Rectangle 637" o:spid="_x0000_s1652" style="position:absolute;left:40024;top:7797;width:596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" fillcolor="#aea0c5" stroked="f"/>
                <v:rect id="Rectangle 638" o:spid="_x0000_s1653" style="position:absolute;left:40024;top:7975;width:5962;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" fillcolor="#ad9fc5" stroked="f"/>
                <v:rect id="Rectangle 639" o:spid="_x0000_s1654" style="position:absolute;left:40024;top:8204;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" fillcolor="#ad9fc4" stroked="f"/>
                <v:rect id="Rectangle 640" o:spid="_x0000_s1655" style="position:absolute;left:40024;top:8261;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" fillcolor="#ad9ec4" stroked="f"/>
                <v:rect id="Rectangle 641" o:spid="_x0000_s1656" style="position:absolute;left:40024;top:8318;width:5962;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" fillcolor="#ac9ec4" stroked="f"/>
                <v:rect id="Rectangle 642" o:spid="_x0000_s1657" style="position:absolute;left:40024;top:8489;width:5962;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" fillcolor="#ac9dc4" stroked="f"/>
                <v:rect id="Rectangle 643" o:spid="_x0000_s1658" style="position:absolute;left:40024;top:8610;width:596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" fillcolor="#ab9dc3" stroked="f"/>
                <v:rect id="Rectangle 644" o:spid="_x0000_s1659" style="position:absolute;left:40024;top:8782;width:596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" fillcolor="#ab9cc3" stroked="f"/>
                <v:rect id="Rectangle 645" o:spid="_x0000_s1660" style="position:absolute;left:40024;top:9010;width:596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" fillcolor="#aa9cc3" stroked="f"/>
                <v:rect id="Rectangle 646" o:spid="_x0000_s1661" style="position:absolute;left:40024;top:9188;width:5962;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" fillcolor="#aa9bc2" stroked="f"/>
                <v:rect id="Rectangle 647" o:spid="_x0000_s1662" style="position:absolute;left:40024;top:9417;width:5962;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" fillcolor="#a99bc2" stroked="f"/>
                <v:rect id="Rectangle 648" o:spid="_x0000_s1663" style="position:absolute;left:40024;top:9588;width:5962;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" fillcolor="#a99ac2" stroked="f"/>
                <v:rect id="Rectangle 649" o:spid="_x0000_s1664" style="position:absolute;left:40024;top:9994;width:5962;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" fillcolor="#a99ac1" stroked="f"/>
                <v:rect id="Rectangle 650" o:spid="_x0000_s1665" style="position:absolute;left:40024;top:10052;width:596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" fillcolor="#a89ac1" stroked="f"/>
                <v:rect id="Rectangle 651" o:spid="_x0000_s1666" style="position:absolute;left:40024;top:10280;width:596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" fillcolor="#a899c1" stroked="f"/>
                <v:rect id="Rectangle 652" o:spid="_x0000_s1667" style="position:absolute;left:40062;top:3689;width:5905;height:7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" filled="f" strokecolor="#404040" strokeweight=".45pt">
                  <v:stroke joinstyle="round" endcap="round"/>
                </v:rect>
                <v:rect id="Rectangle 653" o:spid="_x0000_s1668" style="position:absolute;left:41738;top:4692;width:262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" filled="f" stroked="f">
                  <v:textbox style="mso-fit-shape-to-text:t" inset="0,0,0,0">
                    <w:txbxContent>
                      <w:p w14:paraId="68F23332" w14:textId="77777777" w:rsidR="00A57D49" w:rsidRDefault="00A57D49">
                        <w:r>
                          <w:rPr>
                            <w:rFonts w:ascii="Calibri" w:hAnsi="Calibri" w:cs="Calibri"/>
                            <w:color w:val="000000"/>
                          </w:rPr>
                          <w:t xml:space="preserve">Host </w:t>
                        </w:r>
                      </w:p>
                    </w:txbxContent>
                  </v:textbox>
                </v:rect>
                <v:rect id="Rectangle 654" o:spid="_x0000_s1669" style="position:absolute;left:40513;top:6356;width:508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" filled="f" stroked="f">
                  <v:textbox style="mso-fit-shape-to-text:t" inset="0,0,0,0">
                    <w:txbxContent>
                      <w:p w14:paraId="3DCCE76F" w14:textId="77777777" w:rsidR="00A57D49" w:rsidRDefault="00A57D49">
                        <w:r>
                          <w:rPr>
                            <w:rFonts w:ascii="Calibri" w:hAnsi="Calibri" w:cs="Calibri"/>
                            <w:color w:val="000000"/>
                          </w:rPr>
                          <w:t xml:space="preserve">interface  </w:t>
                        </w:r>
                      </w:p>
                    </w:txbxContent>
                  </v:textbox>
                </v:rect>
                <v:rect id="Rectangle 655" o:spid="_x0000_s1670" style="position:absolute;left:41871;top:8020;width:235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" filled="f" stroked="f">
                  <v:textbox style="mso-fit-shape-to-text:t" inset="0,0,0,0">
                    <w:txbxContent>
                      <w:p w14:paraId="7B585F85" w14:textId="77777777" w:rsidR="00A57D49" w:rsidRDefault="00A57D49">
                        <w:r>
                          <w:rPr>
                            <w:rFonts w:ascii="Calibri" w:hAnsi="Calibri" w:cs="Calibri"/>
                            <w:color w:val="000000"/>
                          </w:rPr>
                          <w:t xml:space="preserve">vlan </w:t>
                        </w:r>
                      </w:p>
                    </w:txbxContent>
                  </v:textbox>
                </v:rect>
                <v:shape id="Picture 656" o:spid="_x0000_s1671" type="#_x0000_t75" style="position:absolute;left:42170;top:5778;width:6070;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">
                  <v:imagedata r:id="rId105" o:title=""/>
                </v:shape>
                <v:shape id="Picture 657" o:spid="_x0000_s1672" type="#_x0000_t75" style="position:absolute;left:42170;top:5778;width:6070;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">
                  <v:imagedata r:id="rId106" o:title=""/>
                </v:shape>
                <v:rect id="Rectangle 658" o:spid="_x0000_s1673" style="position:absolute;left:42106;top:5721;width:5963;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" fillcolor="#b8accd" stroked="f"/>
                <v:rect id="Rectangle 659" o:spid="_x0000_s1674" style="position:absolute;left:42106;top:6356;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" fillcolor="#b7abcd" stroked="f"/>
                <v:rect id="Rectangle 660" o:spid="_x0000_s1675" style="position:absolute;left:42106;top:6584;width:5963;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" fillcolor="#b7abcc" stroked="f"/>
                <v:rect id="Rectangle 661" o:spid="_x0000_s1676" style="position:absolute;left:42106;top:7105;width:5963;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" fillcolor="#b6aacc" stroked="f"/>
                <v:rect id="Rectangle 662" o:spid="_x0000_s1677" style="position:absolute;left:42106;top:7454;width:5963;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" fillcolor="#b6aacb" stroked="f"/>
                <v:rect id="Rectangle 663" o:spid="_x0000_s1678" style="position:absolute;left:42106;top:7512;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" fillcolor="#b6a9cb" stroked="f"/>
                <v:rect id="Rectangle 664" o:spid="_x0000_s1679" style="position:absolute;left:42106;top:7626;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" fillcolor="#b5a9cb" stroked="f"/>
                <v:rect id="Rectangle 665" o:spid="_x0000_s1680" style="position:absolute;left:42106;top:7797;width:596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" fillcolor="#b5a8cb" stroked="f"/>
                <v:rect id="Rectangle 666" o:spid="_x0000_s1681" style="position:absolute;left:42106;top:7912;width:5963;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" fillcolor="#b5a8ca" stroked="f"/>
                <v:rect id="Rectangle 667" o:spid="_x0000_s1682" style="position:absolute;left:42106;top:8032;width:596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" fillcolor="#b4a8ca" stroked="f"/>
                <v:rect id="Rectangle 668" o:spid="_x0000_s1683" style="position:absolute;left:42106;top:8147;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" fillcolor="#b4a7ca" stroked="f"/>
                <v:rect id="Rectangle 669" o:spid="_x0000_s1684" style="position:absolute;left:42106;top:8375;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" fillcolor="#b3a7c9" stroked="f"/>
                <v:rect id="Rectangle 670" o:spid="_x0000_s1685" style="position:absolute;left:42106;top:8432;width:5963;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" fillcolor="#b3a6c9" stroked="f"/>
                <v:rect id="Rectangle 671" o:spid="_x0000_s1686" style="position:absolute;left:42106;top:8667;width:596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" fillcolor="#b2a5c9" stroked="f"/>
                <v:rect id="Rectangle 672" o:spid="_x0000_s1687" style="position:absolute;left:42106;top:8782;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" fillcolor="#b2a5c8" stroked="f"/>
                <v:rect id="Rectangle 673" o:spid="_x0000_s1688" style="position:absolute;left:42106;top:8896;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" fillcolor="#b1a5c8" stroked="f"/>
                <v:rect id="Rectangle 674" o:spid="_x0000_s1689" style="position:absolute;left:42106;top:8953;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" fillcolor="#b1a4c8" stroked="f"/>
                <v:rect id="Rectangle 675" o:spid="_x0000_s1690" style="position:absolute;left:42106;top:9131;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" fillcolor="#b1a3c7" stroked="f"/>
                <v:rect id="Rectangle 676" o:spid="_x0000_s1691" style="position:absolute;left:42106;top:9188;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" fillcolor="#b0a3c7" stroked="f"/>
                <v:rect id="Rectangle 677" o:spid="_x0000_s1692" style="position:absolute;left:42106;top:9359;width:596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" fillcolor="#b0a2c7" stroked="f"/>
                <v:rect id="Rectangle 678" o:spid="_x0000_s1693" style="position:absolute;left:42106;top:9474;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" fillcolor="#afa2c6" stroked="f"/>
                <v:rect id="Rectangle 679" o:spid="_x0000_s1694" style="position:absolute;left:42106;top:9588;width:5963;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" fillcolor="#afa1c6" stroked="f"/>
                <v:rect id="Rectangle 680" o:spid="_x0000_s1695" style="position:absolute;left:42106;top:9709;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" fillcolor="#aea1c6" stroked="f"/>
                <v:rect id="Rectangle 681" o:spid="_x0000_s1696" style="position:absolute;left:42106;top:9823;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" fillcolor="#aea0c5" stroked="f"/>
                <v:rect id="Rectangle 682" o:spid="_x0000_s1697" style="position:absolute;left:42106;top:9994;width:5963;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" fillcolor="#ada0c5" stroked="f"/>
                <v:rect id="Rectangle 683" o:spid="_x0000_s1698" style="position:absolute;left:42106;top:10052;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" fillcolor="#ad9fc5" stroked="f"/>
                <v:rect id="Rectangle 684" o:spid="_x0000_s1699" style="position:absolute;left:42106;top:10223;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" fillcolor="#ad9fc4" stroked="f"/>
                <v:rect id="Rectangle 685" o:spid="_x0000_s1700" style="position:absolute;left:42106;top:10280;width:5963;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" fillcolor="#ad9ec4" stroked="f"/>
                <v:rect id="Rectangle 686" o:spid="_x0000_s1701" style="position:absolute;left:42106;top:10344;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" fillcolor="#ac9ec4" stroked="f"/>
                <v:rect id="Rectangle 687" o:spid="_x0000_s1702" style="position:absolute;left:42106;top:10515;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" fillcolor="#ac9dc4" stroked="f"/>
                <v:rect id="Rectangle 688" o:spid="_x0000_s1703" style="position:absolute;left:42106;top:10629;width:5963;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" fillcolor="#ab9dc3" stroked="f"/>
                <v:rect id="Rectangle 689" o:spid="_x0000_s1704" style="position:absolute;left:42106;top:10858;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" fillcolor="#ab9cc3" stroked="f"/>
                <v:rect id="Rectangle 690" o:spid="_x0000_s1705" style="position:absolute;left:42106;top:11036;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" fillcolor="#aa9cc3" stroked="f"/>
                <v:rect id="Rectangle 691" o:spid="_x0000_s1706" style="position:absolute;left:42106;top:11207;width:5963;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" fillcolor="#aa9bc2" stroked="f"/>
                <v:rect id="Rectangle 692" o:spid="_x0000_s1707" style="position:absolute;left:42106;top:11499;width:596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" fillcolor="#a99bc2" stroked="f"/>
                <v:rect id="Rectangle 693" o:spid="_x0000_s1708" style="position:absolute;left:42106;top:11671;width:5963;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" fillcolor="#a99ac2" stroked="f"/>
                <v:rect id="Rectangle 694" o:spid="_x0000_s1709" style="position:absolute;left:42106;top:12014;width:5963;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" fillcolor="#a99ac1" stroked="f"/>
                <v:rect id="Rectangle 695" o:spid="_x0000_s1710" style="position:absolute;left:42106;top:12134;width:5963;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" fillcolor="#a89ac1" stroked="f"/>
                <v:rect id="Rectangle 696" o:spid="_x0000_s1711" style="position:absolute;left:42106;top:12363;width:596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" fillcolor="#a899c1" stroked="f"/>
                <v:rect id="Rectangle 697" o:spid="_x0000_s1712" style="position:absolute;left:42106;top:5734;width:5906;height:7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" filled="f" strokecolor="#404040" strokeweight=".45pt">
                  <v:stroke joinstyle="round" endcap="round"/>
                </v:rect>
                <v:rect id="Rectangle 698" o:spid="_x0000_s1713" style="position:absolute;left:43789;top:6737;width:262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14:paraId="50FC4C8C" w14:textId="77777777" w:rsidR="00A57D49" w:rsidRDefault="00A57D49">
                        <w:r>
                          <w:rPr>
                            <w:rFonts w:ascii="Calibri" w:hAnsi="Calibri" w:cs="Calibri"/>
                            <w:color w:val="000000"/>
                          </w:rPr>
                          <w:t xml:space="preserve">Host </w:t>
                        </w:r>
                      </w:p>
                    </w:txbxContent>
                  </v:textbox>
                </v:rect>
                <v:rect id="Rectangle 699" o:spid="_x0000_s1714" style="position:absolute;left:42564;top:8401;width:508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14:paraId="089F05E7" w14:textId="77777777" w:rsidR="00A57D49" w:rsidRDefault="00A57D49">
                        <w:r>
                          <w:rPr>
                            <w:rFonts w:ascii="Calibri" w:hAnsi="Calibri" w:cs="Calibri"/>
                            <w:color w:val="000000"/>
                          </w:rPr>
                          <w:t xml:space="preserve">interface  </w:t>
                        </w:r>
                      </w:p>
                    </w:txbxContent>
                  </v:textbox>
                </v:rect>
                <v:rect id="Rectangle 700" o:spid="_x0000_s1715" style="position:absolute;left:43872;top:10064;width:244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UwgAAANwAAAAPAAAAZHJzL2Rvd25yZXYueG1sRI/NigIx&#10;EITvgu8QWvCmGQXF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BQzESUwgAAANwAAAAPAAAA&#10;AAAAAAAAAAAAAAcCAABkcnMvZG93bnJldi54bWxQSwUGAAAAAAMAAwC3AAAA9gIAAAAA&#10;" filled="f" stroked="f">
                  <v:textbox style="mso-fit-shape-to-text:t" inset="0,0,0,0">
                    <w:txbxContent>
                      <w:p w14:paraId="69767BFF" w14:textId="77777777" w:rsidR="00A57D49" w:rsidRDefault="00A57D49">
                        <w:r>
                          <w:rPr>
                            <w:rFonts w:ascii="Calibri" w:hAnsi="Calibri" w:cs="Calibri"/>
                            <w:b/>
                            <w:bCs/>
                            <w:color w:val="000000"/>
                          </w:rPr>
                          <w:t xml:space="preserve">vlan </w:t>
                        </w:r>
                      </w:p>
                    </w:txbxContent>
                  </v:textbox>
                </v:rect>
                <v:shape id="Picture 701" o:spid="_x0000_s1716" type="#_x0000_t75" style="position:absolute;left:51650;top:3752;width:6077;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">
                  <v:imagedata r:id="rId107" o:title=""/>
                </v:shape>
                <v:shape id="Picture 702" o:spid="_x0000_s1717" type="#_x0000_t75" style="position:absolute;left:51650;top:3752;width:6077;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">
                  <v:imagedata r:id="rId108" o:title=""/>
                </v:shape>
                <v:rect id="Rectangle 703" o:spid="_x0000_s1718" style="position:absolute;left:51593;top:3638;width:5963;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" fillcolor="#b8accd" stroked="f"/>
                <v:rect id="Rectangle 704" o:spid="_x0000_s1719" style="position:absolute;left:51593;top:4330;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" fillcolor="#b7abcd" stroked="f"/>
                <v:rect id="Rectangle 705" o:spid="_x0000_s1720" style="position:absolute;left:51593;top:4508;width:5963;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" fillcolor="#b7abcc" stroked="f"/>
                <v:rect id="Rectangle 706" o:spid="_x0000_s1721" style="position:absolute;left:51593;top:5029;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" fillcolor="#b7aacc" stroked="f"/>
                <v:rect id="Rectangle 707" o:spid="_x0000_s1722" style="position:absolute;left:51593;top:5086;width:596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" fillcolor="#b6aacc" stroked="f"/>
                <v:rect id="Rectangle 708" o:spid="_x0000_s1723" style="position:absolute;left:51593;top:5372;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" fillcolor="#b6aacb" stroked="f"/>
                <v:rect id="Rectangle 709" o:spid="_x0000_s1724" style="position:absolute;left:51593;top:5429;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" fillcolor="#b6a9cb" stroked="f"/>
                <v:rect id="Rectangle 710" o:spid="_x0000_s1725" style="position:absolute;left:51593;top:5607;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" fillcolor="#b5a9cb" stroked="f"/>
                <v:rect id="Rectangle 711" o:spid="_x0000_s1726" style="position:absolute;left:51593;top:5778;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" fillcolor="#b5a8cb" stroked="f"/>
                <v:rect id="Rectangle 712" o:spid="_x0000_s1727" style="position:absolute;left:51593;top:5892;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" fillcolor="#b5a8ca" stroked="f"/>
                <v:rect id="Rectangle 713" o:spid="_x0000_s1728" style="position:absolute;left:51593;top:5949;width:596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" fillcolor="#b4a8ca" stroked="f"/>
                <v:rect id="Rectangle 714" o:spid="_x0000_s1729" style="position:absolute;left:51593;top:6121;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" fillcolor="#b4a7ca" stroked="f"/>
                <v:rect id="Rectangle 715" o:spid="_x0000_s1730" style="position:absolute;left:51593;top:6299;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" fillcolor="#b3a7ca" stroked="f"/>
                <v:rect id="Rectangle 716" o:spid="_x0000_s1731" style="position:absolute;left:51593;top:6356;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" fillcolor="#b3a6c9" stroked="f"/>
                <v:rect id="Rectangle 717" o:spid="_x0000_s1732" style="position:absolute;left:51593;top:6584;width:596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" fillcolor="#b2a5c9" stroked="f"/>
                <v:rect id="Rectangle 718" o:spid="_x0000_s1733" style="position:absolute;left:51593;top:6756;width:5963;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" fillcolor="#b2a5c8" stroked="f"/>
                <v:rect id="Rectangle 719" o:spid="_x0000_s1734" style="position:absolute;left:51593;top:6877;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" fillcolor="#b1a4c8" stroked="f"/>
                <v:rect id="Rectangle 720" o:spid="_x0000_s1735" style="position:absolute;left:51593;top:7105;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" fillcolor="#b1a3c7" stroked="f"/>
                <v:rect id="Rectangle 721" o:spid="_x0000_s1736" style="position:absolute;left:51593;top:7162;width:596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" fillcolor="#b0a3c7" stroked="f"/>
                <v:rect id="Rectangle 722" o:spid="_x0000_s1737" style="position:absolute;left:51593;top:7277;width:5963;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" fillcolor="#b0a2c7" stroked="f"/>
                <v:rect id="Rectangle 723" o:spid="_x0000_s1738" style="position:absolute;left:51593;top:7454;width:5963;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" fillcolor="#afa2c6" stroked="f"/>
                <v:rect id="Rectangle 724" o:spid="_x0000_s1739" style="position:absolute;left:51593;top:7512;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" fillcolor="#afa1c6" stroked="f"/>
                <v:rect id="Rectangle 725" o:spid="_x0000_s1740" style="position:absolute;left:51593;top:7683;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" fillcolor="#aea1c6" stroked="f"/>
                <v:rect id="Rectangle 726" o:spid="_x0000_s1741" style="position:absolute;left:51593;top:7740;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" fillcolor="#aea0c6" stroked="f"/>
                <v:rect id="Rectangle 727" o:spid="_x0000_s1742" style="position:absolute;left:51593;top:7797;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" fillcolor="#aea0c5" stroked="f"/>
                <v:rect id="Rectangle 728" o:spid="_x0000_s1743" style="position:absolute;left:51593;top:7975;width:5963;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" fillcolor="#ad9fc5" stroked="f"/>
                <v:rect id="Rectangle 729" o:spid="_x0000_s1744" style="position:absolute;left:51593;top:8204;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" fillcolor="#ad9fc4" stroked="f"/>
                <v:rect id="Rectangle 730" o:spid="_x0000_s1745" style="position:absolute;left:51593;top:8261;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" fillcolor="#ad9ec4" stroked="f"/>
                <v:rect id="Rectangle 731" o:spid="_x0000_s1746" style="position:absolute;left:51593;top:8318;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" fillcolor="#ac9ec4" stroked="f"/>
                <v:rect id="Rectangle 732" o:spid="_x0000_s1747" style="position:absolute;left:51593;top:8489;width:5963;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" fillcolor="#ac9dc4" stroked="f"/>
                <v:rect id="Rectangle 733" o:spid="_x0000_s1748" style="position:absolute;left:51593;top:8610;width:596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" fillcolor="#ab9dc3" stroked="f"/>
                <v:rect id="Rectangle 734" o:spid="_x0000_s1749" style="position:absolute;left:51593;top:8782;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" fillcolor="#ab9cc3" stroked="f"/>
                <v:rect id="Rectangle 735" o:spid="_x0000_s1750" style="position:absolute;left:51593;top:9010;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" fillcolor="#aa9cc3" stroked="f"/>
                <v:rect id="Rectangle 736" o:spid="_x0000_s1751" style="position:absolute;left:51593;top:9188;width:5963;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" fillcolor="#aa9bc2" stroked="f"/>
                <v:rect id="Rectangle 737" o:spid="_x0000_s1752" style="position:absolute;left:51593;top:9417;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" fillcolor="#a99bc2" stroked="f"/>
                <v:rect id="Rectangle 738" o:spid="_x0000_s1753" style="position:absolute;left:51593;top:9588;width:5963;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" fillcolor="#a99ac2" stroked="f"/>
                <v:rect id="Rectangle 739" o:spid="_x0000_s1754" style="position:absolute;left:51593;top:9994;width:5963;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" fillcolor="#a99ac1" stroked="f"/>
                <v:rect id="Rectangle 740" o:spid="_x0000_s1755" style="position:absolute;left:51593;top:10052;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" fillcolor="#a89ac1" stroked="f"/>
                <v:rect id="Rectangle 741" o:spid="_x0000_s1756" style="position:absolute;left:51593;top:10280;width:596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" fillcolor="#a899c1" stroked="f"/>
                <v:rect id="Rectangle 742" o:spid="_x0000_s1757" style="position:absolute;left:51619;top:3689;width:5905;height:7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" filled="f" strokecolor="#404040" strokeweight=".45pt">
                  <v:stroke joinstyle="round" endcap="round"/>
                </v:rect>
                <v:rect id="Rectangle 743" o:spid="_x0000_s1758" style="position:absolute;left:53295;top:4692;width:262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utvwAAANwAAAAPAAAAZHJzL2Rvd25yZXYueG1sRE/LisIw&#10;FN0L8w/hDsxO01FQ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DuSrutvwAAANwAAAAPAAAAAAAA&#10;AAAAAAAAAAcCAABkcnMvZG93bnJldi54bWxQSwUGAAAAAAMAAwC3AAAA8wIAAAAA&#10;" filled="f" stroked="f">
                  <v:textbox style="mso-fit-shape-to-text:t" inset="0,0,0,0">
                    <w:txbxContent>
                      <w:p w14:paraId="211A4C5E" w14:textId="77777777" w:rsidR="00A57D49" w:rsidRDefault="00A57D49">
                        <w:r>
                          <w:rPr>
                            <w:rFonts w:ascii="Calibri" w:hAnsi="Calibri" w:cs="Calibri"/>
                            <w:color w:val="000000"/>
                          </w:rPr>
                          <w:t xml:space="preserve">Host </w:t>
                        </w:r>
                      </w:p>
                    </w:txbxContent>
                  </v:textbox>
                </v:rect>
                <v:rect id="Rectangle 744" o:spid="_x0000_s1759" style="position:absolute;left:52070;top:6356;width:508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14:paraId="0CE720BA" w14:textId="77777777" w:rsidR="00A57D49" w:rsidRDefault="00A57D49">
                        <w:r>
                          <w:rPr>
                            <w:rFonts w:ascii="Calibri" w:hAnsi="Calibri" w:cs="Calibri"/>
                            <w:color w:val="000000"/>
                          </w:rPr>
                          <w:t xml:space="preserve">interface  </w:t>
                        </w:r>
                      </w:p>
                    </w:txbxContent>
                  </v:textbox>
                </v:rect>
                <v:rect id="Rectangle 745" o:spid="_x0000_s1760" style="position:absolute;left:53841;top:8020;width:152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14:paraId="259493FE" w14:textId="77777777" w:rsidR="00A57D49" w:rsidRDefault="00A57D49">
                        <w:r>
                          <w:rPr>
                            <w:rFonts w:ascii="Calibri" w:hAnsi="Calibri" w:cs="Calibri"/>
                            <w:b/>
                            <w:bCs/>
                            <w:color w:val="000000"/>
                          </w:rPr>
                          <w:t>FD</w:t>
                        </w:r>
                      </w:p>
                    </w:txbxContent>
                  </v:textbox>
                </v:rect>
                <v:shape id="Picture 746" o:spid="_x0000_s1761" type="#_x0000_t75" style="position:absolute;left:53733;top:5778;width:6077;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">
                  <v:imagedata r:id="rId109" o:title=""/>
                </v:shape>
                <v:shape id="Picture 747" o:spid="_x0000_s1762" type="#_x0000_t75" style="position:absolute;left:53733;top:5778;width:6077;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">
                  <v:imagedata r:id="rId110" o:title=""/>
                </v:shape>
                <v:rect id="Rectangle 748" o:spid="_x0000_s1763" style="position:absolute;left:53619;top:5721;width:595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" fillcolor="#b8accd" stroked="f"/>
                <v:rect id="Rectangle 749" o:spid="_x0000_s1764" style="position:absolute;left:53619;top:6356;width:595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" fillcolor="#b7abcd" stroked="f"/>
                <v:rect id="Rectangle 750" o:spid="_x0000_s1765" style="position:absolute;left:53619;top:6584;width:5956;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" fillcolor="#b7abcc" stroked="f"/>
                <v:rect id="Rectangle 751" o:spid="_x0000_s1766" style="position:absolute;left:53619;top:7105;width:5956;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" fillcolor="#b6aacc" stroked="f"/>
                <v:rect id="Rectangle 752" o:spid="_x0000_s1767" style="position:absolute;left:53619;top:7454;width:595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" fillcolor="#b6aacb" stroked="f"/>
                <v:rect id="Rectangle 753" o:spid="_x0000_s1768" style="position:absolute;left:53619;top:7512;width:5956;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" fillcolor="#b6a9cb" stroked="f"/>
                <v:rect id="Rectangle 754" o:spid="_x0000_s1769" style="position:absolute;left:53619;top:7626;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" fillcolor="#b5a9cb" stroked="f"/>
                <v:rect id="Rectangle 755" o:spid="_x0000_s1770" style="position:absolute;left:53619;top:7797;width:595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" fillcolor="#b5a8cb" stroked="f"/>
                <v:rect id="Rectangle 756" o:spid="_x0000_s1771" style="position:absolute;left:53619;top:7912;width:595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" fillcolor="#b5a8ca" stroked="f"/>
                <v:rect id="Rectangle 757" o:spid="_x0000_s1772" style="position:absolute;left:53619;top:8032;width:595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" fillcolor="#b4a8ca" stroked="f"/>
                <v:rect id="Rectangle 758" o:spid="_x0000_s1773" style="position:absolute;left:53619;top:8147;width:595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" fillcolor="#b4a7ca" stroked="f"/>
                <v:rect id="Rectangle 759" o:spid="_x0000_s1774" style="position:absolute;left:53619;top:8375;width:595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" fillcolor="#b3a7c9" stroked="f"/>
                <v:rect id="Rectangle 760" o:spid="_x0000_s1775" style="position:absolute;left:53619;top:8432;width:5956;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" fillcolor="#b3a6c9" stroked="f"/>
                <v:rect id="Rectangle 761" o:spid="_x0000_s1776" style="position:absolute;left:53619;top:8667;width:595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" fillcolor="#b2a5c9" stroked="f"/>
                <v:rect id="Rectangle 762" o:spid="_x0000_s1777" style="position:absolute;left:53619;top:8782;width:5956;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" fillcolor="#b2a5c8" stroked="f"/>
                <v:rect id="Rectangle 763" o:spid="_x0000_s1778" style="position:absolute;left:53619;top:8896;width:595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" fillcolor="#b1a5c8" stroked="f"/>
                <v:rect id="Rectangle 764" o:spid="_x0000_s1779" style="position:absolute;left:53619;top:8953;width:595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" fillcolor="#b1a4c8" stroked="f"/>
                <v:rect id="Rectangle 765" o:spid="_x0000_s1780" style="position:absolute;left:53619;top:9131;width:595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" fillcolor="#b1a3c7" stroked="f"/>
                <v:rect id="Rectangle 766" o:spid="_x0000_s1781" style="position:absolute;left:53619;top:9188;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" fillcolor="#b0a3c7" stroked="f"/>
                <v:rect id="Rectangle 767" o:spid="_x0000_s1782" style="position:absolute;left:53619;top:9359;width:595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" fillcolor="#b0a2c7" stroked="f"/>
                <v:rect id="Rectangle 768" o:spid="_x0000_s1783" style="position:absolute;left:53619;top:9474;width:5956;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" fillcolor="#afa2c6" stroked="f"/>
                <v:rect id="Rectangle 769" o:spid="_x0000_s1784" style="position:absolute;left:53619;top:9588;width:595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" fillcolor="#afa1c6" stroked="f"/>
                <v:rect id="Rectangle 770" o:spid="_x0000_s1785" style="position:absolute;left:53619;top:9709;width:5956;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" fillcolor="#aea1c6" stroked="f"/>
                <v:rect id="Rectangle 771" o:spid="_x0000_s1786" style="position:absolute;left:53619;top:9823;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" fillcolor="#aea0c5" stroked="f"/>
                <v:rect id="Rectangle 772" o:spid="_x0000_s1787" style="position:absolute;left:53619;top:9994;width:595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" fillcolor="#ada0c5" stroked="f"/>
                <v:rect id="Rectangle 773" o:spid="_x0000_s1788" style="position:absolute;left:53619;top:10052;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" fillcolor="#ad9fc5" stroked="f"/>
                <v:rect id="Rectangle 774" o:spid="_x0000_s1789" style="position:absolute;left:53619;top:10223;width:595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" fillcolor="#ad9fc4" stroked="f"/>
                <v:rect id="Rectangle 775" o:spid="_x0000_s1790" style="position:absolute;left:53619;top:10280;width:5956;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" fillcolor="#ad9ec4" stroked="f"/>
                <v:rect id="Rectangle 776" o:spid="_x0000_s1791" style="position:absolute;left:53619;top:10344;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" fillcolor="#ac9ec4" stroked="f"/>
                <v:rect id="Rectangle 777" o:spid="_x0000_s1792" style="position:absolute;left:53619;top:10515;width:5956;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" fillcolor="#ac9dc4" stroked="f"/>
                <v:rect id="Rectangle 778" o:spid="_x0000_s1793" style="position:absolute;left:53619;top:10629;width:5956;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" fillcolor="#ab9dc3" stroked="f"/>
                <v:rect id="Rectangle 779" o:spid="_x0000_s1794" style="position:absolute;left:53619;top:10858;width:595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" fillcolor="#ab9cc3" stroked="f"/>
                <v:rect id="Rectangle 780" o:spid="_x0000_s1795" style="position:absolute;left:53619;top:11036;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" fillcolor="#aa9cc3" stroked="f"/>
                <v:rect id="Rectangle 781" o:spid="_x0000_s1796" style="position:absolute;left:53619;top:11207;width:595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" fillcolor="#aa9bc2" stroked="f"/>
                <v:rect id="Rectangle 782" o:spid="_x0000_s1797" style="position:absolute;left:53619;top:11499;width:5956;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" fillcolor="#a99bc2" stroked="f"/>
                <v:rect id="Rectangle 783" o:spid="_x0000_s1798" style="position:absolute;left:53619;top:11671;width:5956;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" fillcolor="#a99ac2" stroked="f"/>
                <v:rect id="Rectangle 784" o:spid="_x0000_s1799" style="position:absolute;left:53619;top:12014;width:595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" fillcolor="#a99ac1" stroked="f"/>
                <v:rect id="Rectangle 785" o:spid="_x0000_s1800" style="position:absolute;left:53619;top:12134;width:5956;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" fillcolor="#a89ac1" stroked="f"/>
                <v:rect id="Rectangle 786" o:spid="_x0000_s1801" style="position:absolute;left:53619;top:12363;width:595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" fillcolor="#a899c1" stroked="f"/>
                <v:rect id="Rectangle 787" o:spid="_x0000_s1802" style="position:absolute;left:53670;top:5734;width:5899;height:7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" filled="f" strokecolor="#404040" strokeweight=".45pt">
                  <v:stroke joinstyle="round" endcap="round"/>
                </v:rect>
                <v:rect id="Rectangle 788" o:spid="_x0000_s1803" style="position:absolute;left:55346;top:6737;width:262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7wgAAANwAAAAPAAAAZHJzL2Rvd25yZXYueG1sRI/dagIx&#10;FITvhb5DOAXvNFsF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BDUeA7wgAAANwAAAAPAAAA&#10;AAAAAAAAAAAAAAcCAABkcnMvZG93bnJldi54bWxQSwUGAAAAAAMAAwC3AAAA9gIAAAAA&#10;" filled="f" stroked="f">
                  <v:textbox style="mso-fit-shape-to-text:t" inset="0,0,0,0">
                    <w:txbxContent>
                      <w:p w14:paraId="64F8A6A4" w14:textId="77777777" w:rsidR="00A57D49" w:rsidRDefault="00A57D49">
                        <w:r>
                          <w:rPr>
                            <w:rFonts w:ascii="Calibri" w:hAnsi="Calibri" w:cs="Calibri"/>
                            <w:color w:val="000000"/>
                          </w:rPr>
                          <w:t xml:space="preserve">Host </w:t>
                        </w:r>
                      </w:p>
                    </w:txbxContent>
                  </v:textbox>
                </v:rect>
                <v:rect id="Rectangle 789" o:spid="_x0000_s1804" style="position:absolute;left:54121;top:8401;width:508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14:paraId="3AB15DC6" w14:textId="77777777" w:rsidR="00A57D49" w:rsidRDefault="00A57D49">
                        <w:r>
                          <w:rPr>
                            <w:rFonts w:ascii="Calibri" w:hAnsi="Calibri" w:cs="Calibri"/>
                            <w:color w:val="000000"/>
                          </w:rPr>
                          <w:t xml:space="preserve">interface  </w:t>
                        </w:r>
                      </w:p>
                    </w:txbxContent>
                  </v:textbox>
                </v:rect>
                <v:rect id="Rectangle 790" o:spid="_x0000_s1805" style="position:absolute;left:55892;top:10064;width:152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3UwgAAANwAAAAPAAAAZHJzL2Rvd25yZXYueG1sRI/dagIx&#10;FITvhb5DOAXvNFtB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Cj9N3UwgAAANwAAAAPAAAA&#10;AAAAAAAAAAAAAAcCAABkcnMvZG93bnJldi54bWxQSwUGAAAAAAMAAwC3AAAA9gIAAAAA&#10;" filled="f" stroked="f">
                  <v:textbox style="mso-fit-shape-to-text:t" inset="0,0,0,0">
                    <w:txbxContent>
                      <w:p w14:paraId="347EFF25" w14:textId="77777777" w:rsidR="00A57D49" w:rsidRDefault="00A57D49">
                        <w:r>
                          <w:rPr>
                            <w:rFonts w:ascii="Calibri" w:hAnsi="Calibri" w:cs="Calibri"/>
                            <w:b/>
                            <w:bCs/>
                            <w:color w:val="000000"/>
                          </w:rPr>
                          <w:t>FD</w:t>
                        </w:r>
                      </w:p>
                    </w:txbxContent>
                  </v:textbox>
                </v:rect>
                <v:shape id="Freeform 791" o:spid="_x0000_s1806" style="position:absolute;left:13722;top:13925;width:46780;height:2400;visibility:visible;mso-wrap-style:square;v-text-anchor:top" coordsize="736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" path="m7367,l,,736,378r5894,l7367,xe" fillcolor="#d8d8d8" stroked="f">
                  <v:path arrowok="t" o:connecttype="custom" o:connectlocs="4678045,0;0,0;467360,240030;4210050,240030;4678045,0" o:connectangles="0,0,0,0,0"/>
                </v:shape>
                <v:shape id="Freeform 792" o:spid="_x0000_s1807" style="position:absolute;left:13722;top:13925;width:46780;height:2400;visibility:visible;mso-wrap-style:square;v-text-anchor:top" coordsize="736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" path="m7367,l,,736,378r5894,l7367,xe" filled="f" strokeweight=".45pt">
                  <v:stroke endcap="round"/>
                  <v:path arrowok="t" o:connecttype="custom" o:connectlocs="4678045,0;0,0;467360,240030;4210050,240030;4678045,0" o:connectangles="0,0,0,0,0"/>
                </v:shape>
                <v:rect id="Rectangle 789" o:spid="_x0000_s1808" style="position:absolute;left:20072;top:5925;width:5670;height:7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" filled="f" stroked="f">
                  <v:textbox style="mso-fit-shape-to-text:t" inset="0,0,0,0">
                    <w:txbxContent>
                      <w:p w14:paraId="6298D38C" w14:textId="77777777" w:rsidR="00A57D49" w:rsidRDefault="00A57D49" w:rsidP="00EB198F">
                        <w:r>
                          <w:t xml:space="preserve">    Host Interface</w:t>
                        </w:r>
                      </w:p>
                      <w:p w14:paraId="1BF893C1" w14:textId="77777777" w:rsidR="00A57D49" w:rsidRPr="00EB198F" w:rsidRDefault="00A57D49" w:rsidP="00EB198F">
                        <w:pPr>
                          <w:jc w:val="center"/>
                          <w:rPr>
                            <w:b/>
                            <w:bCs/>
                          </w:rPr>
                        </w:pPr>
                        <w:r w:rsidRPr="00EB198F">
                          <w:rPr>
                            <w:b/>
                            <w:bCs/>
                          </w:rPr>
                          <w:t>Port</w:t>
                        </w:r>
                      </w:p>
                    </w:txbxContent>
                  </v:textbox>
                </v:rect>
                <w10:anchorlock/>
              </v:group>
            </w:pict>
          </mc:Fallback>
        </mc:AlternateContent>
      </w:r>
    </w:p>
    <w:p w14:paraId="294268B9" w14:textId="77777777" w:rsidR="004234AF" w:rsidRDefault="004234AF" w:rsidP="004234AF"/>
    <w:p w14:paraId="73B85892" w14:textId="77777777" w:rsidR="004234AF" w:rsidRDefault="004234AF" w:rsidP="004234AF"/>
    <w:p w14:paraId="022AD14E" w14:textId="77777777" w:rsidR="004234AF" w:rsidRDefault="004234AF" w:rsidP="004234AF"/>
    <w:p w14:paraId="3FAC3EFB" w14:textId="77777777" w:rsidR="004234AF" w:rsidRDefault="004234AF" w:rsidP="004234AF"/>
    <w:p w14:paraId="4DF8EC04" w14:textId="77777777" w:rsidR="004234AF" w:rsidRDefault="004234AF" w:rsidP="004234AF"/>
    <w:p w14:paraId="61833536" w14:textId="77777777" w:rsidR="0042387E" w:rsidRDefault="00CD29D6" w:rsidP="00B41F3A">
      <w:pPr>
        <w:pStyle w:val="Heading2"/>
      </w:pPr>
      <w:bookmarkStart w:id="3" w:name="_Toc465354511"/>
      <w:r>
        <w:t>SAI objects</w:t>
      </w:r>
      <w:bookmarkEnd w:id="3"/>
      <w:r>
        <w:t xml:space="preserve"> </w:t>
      </w:r>
    </w:p>
    <w:p w14:paraId="019D37B5" w14:textId="77777777" w:rsidR="004234AF" w:rsidRDefault="00EB198F" w:rsidP="00B41F3A">
      <w:pPr>
        <w:pStyle w:val="Heading3"/>
      </w:pPr>
      <w:r>
        <w:t xml:space="preserve">Host interface </w:t>
      </w:r>
    </w:p>
    <w:p w14:paraId="076EBB20" w14:textId="77777777" w:rsidR="004234AF" w:rsidRDefault="004234AF" w:rsidP="004234AF">
      <w:pPr>
        <w:rPr>
          <w:lang w:bidi="he-IL"/>
        </w:rPr>
      </w:pPr>
      <w:r>
        <w:rPr>
          <w:lang w:bidi="he-IL"/>
        </w:rPr>
        <w:t xml:space="preserve">SAI object "host interface" is an interface to application in order to be able to send and receive control packet from the HW   </w:t>
      </w:r>
    </w:p>
    <w:p w14:paraId="3E0D8016" w14:textId="77777777" w:rsidR="004234AF" w:rsidRDefault="004234AF" w:rsidP="004234AF">
      <w:pPr>
        <w:rPr>
          <w:lang w:bidi="he-IL"/>
        </w:rPr>
      </w:pPr>
      <w:r>
        <w:rPr>
          <w:lang w:bidi="he-IL"/>
        </w:rPr>
        <w:t>Host interface types:</w:t>
      </w:r>
    </w:p>
    <w:p w14:paraId="26F79995" w14:textId="77777777" w:rsidR="00A33299" w:rsidRDefault="00A33299" w:rsidP="004234AF">
      <w:pPr>
        <w:rPr>
          <w:lang w:bidi="he-IL"/>
        </w:rPr>
      </w:pPr>
      <w:r>
        <w:rPr>
          <w:lang w:bidi="he-IL"/>
        </w:rPr>
        <w:t xml:space="preserve">              CB- global call back function </w:t>
      </w:r>
    </w:p>
    <w:p w14:paraId="03CBB329" w14:textId="77777777" w:rsidR="004234AF" w:rsidRDefault="004234AF" w:rsidP="004234AF">
      <w:pPr>
        <w:ind w:left="720"/>
        <w:rPr>
          <w:lang w:bidi="he-IL"/>
        </w:rPr>
      </w:pPr>
      <w:r>
        <w:rPr>
          <w:lang w:bidi="he-IL"/>
        </w:rPr>
        <w:t xml:space="preserve">FD –file descriptor </w:t>
      </w:r>
    </w:p>
    <w:p w14:paraId="38A4F10E" w14:textId="77777777" w:rsidR="004234AF" w:rsidRDefault="004234AF" w:rsidP="004234AF">
      <w:pPr>
        <w:ind w:left="720"/>
        <w:rPr>
          <w:lang w:bidi="he-IL"/>
        </w:rPr>
      </w:pPr>
      <w:r>
        <w:rPr>
          <w:lang w:bidi="he-IL"/>
        </w:rPr>
        <w:t>Port net device</w:t>
      </w:r>
      <w:r w:rsidR="00EB4355">
        <w:rPr>
          <w:lang w:bidi="he-IL"/>
        </w:rPr>
        <w:t xml:space="preserve">- net device that represent a physical port </w:t>
      </w:r>
    </w:p>
    <w:p w14:paraId="2AC072AA" w14:textId="77777777" w:rsidR="00EB4355" w:rsidRDefault="004234AF" w:rsidP="00EB4355">
      <w:pPr>
        <w:ind w:left="720"/>
        <w:rPr>
          <w:lang w:bidi="he-IL"/>
        </w:rPr>
      </w:pPr>
      <w:r>
        <w:rPr>
          <w:lang w:bidi="he-IL"/>
        </w:rPr>
        <w:t>LAG net device</w:t>
      </w:r>
      <w:r w:rsidR="00EB4355" w:rsidRPr="00EB4355">
        <w:rPr>
          <w:lang w:bidi="he-IL"/>
        </w:rPr>
        <w:t xml:space="preserve"> </w:t>
      </w:r>
      <w:r w:rsidR="00EB4355">
        <w:rPr>
          <w:lang w:bidi="he-IL"/>
        </w:rPr>
        <w:t xml:space="preserve">- net device that represent a </w:t>
      </w:r>
      <w:r w:rsidR="007216BC">
        <w:rPr>
          <w:lang w:bidi="he-IL"/>
        </w:rPr>
        <w:t>logical port</w:t>
      </w:r>
      <w:r w:rsidR="00EB4355">
        <w:rPr>
          <w:lang w:bidi="he-IL"/>
        </w:rPr>
        <w:t xml:space="preserve"> </w:t>
      </w:r>
    </w:p>
    <w:p w14:paraId="33FBAFA9" w14:textId="77777777" w:rsidR="00A33299" w:rsidRDefault="002F36E8" w:rsidP="00A33299">
      <w:pPr>
        <w:ind w:left="720"/>
        <w:rPr>
          <w:lang w:bidi="he-IL"/>
        </w:rPr>
      </w:pPr>
      <w:r>
        <w:rPr>
          <w:lang w:bidi="he-IL"/>
        </w:rPr>
        <w:t xml:space="preserve">L3 </w:t>
      </w:r>
      <w:r w:rsidR="004234AF">
        <w:rPr>
          <w:lang w:bidi="he-IL"/>
        </w:rPr>
        <w:t xml:space="preserve">net device   </w:t>
      </w:r>
      <w:r w:rsidR="00EB4355">
        <w:rPr>
          <w:lang w:bidi="he-IL"/>
        </w:rPr>
        <w:t xml:space="preserve">- net device that represent a </w:t>
      </w:r>
      <w:r>
        <w:rPr>
          <w:lang w:bidi="he-IL"/>
        </w:rPr>
        <w:t>L3</w:t>
      </w:r>
      <w:r w:rsidR="00EB4355">
        <w:rPr>
          <w:lang w:bidi="he-IL"/>
        </w:rPr>
        <w:t xml:space="preserve"> interface  </w:t>
      </w:r>
    </w:p>
    <w:p w14:paraId="598EC04F" w14:textId="77777777" w:rsidR="002F36E8" w:rsidRDefault="002F36E8" w:rsidP="00A33299">
      <w:pPr>
        <w:ind w:left="720"/>
        <w:rPr>
          <w:lang w:bidi="he-IL"/>
        </w:rPr>
      </w:pPr>
      <w:r>
        <w:rPr>
          <w:lang w:bidi="he-IL"/>
        </w:rPr>
        <w:t xml:space="preserve">Generic </w:t>
      </w:r>
      <w:proofErr w:type="spellStart"/>
      <w:r>
        <w:rPr>
          <w:lang w:bidi="he-IL"/>
        </w:rPr>
        <w:t>netlink</w:t>
      </w:r>
      <w:proofErr w:type="spellEnd"/>
      <w:r>
        <w:rPr>
          <w:lang w:bidi="he-IL"/>
        </w:rPr>
        <w:t xml:space="preserve"> -</w:t>
      </w:r>
      <w:r w:rsidR="002627D2">
        <w:rPr>
          <w:lang w:bidi="he-IL"/>
        </w:rPr>
        <w:t xml:space="preserve"> </w:t>
      </w:r>
      <w:r w:rsidR="002627D2" w:rsidRPr="002627D2">
        <w:rPr>
          <w:lang w:bidi="he-IL"/>
        </w:rPr>
        <w:t xml:space="preserve">Linux generic </w:t>
      </w:r>
      <w:proofErr w:type="spellStart"/>
      <w:r w:rsidR="002627D2" w:rsidRPr="002627D2">
        <w:rPr>
          <w:lang w:bidi="he-IL"/>
        </w:rPr>
        <w:t>netlink</w:t>
      </w:r>
      <w:proofErr w:type="spellEnd"/>
      <w:r w:rsidR="002627D2" w:rsidRPr="002627D2">
        <w:rPr>
          <w:lang w:bidi="he-IL"/>
        </w:rPr>
        <w:t xml:space="preserve"> interface</w:t>
      </w:r>
      <w:r w:rsidR="00FC5BC3">
        <w:rPr>
          <w:lang w:bidi="he-IL"/>
        </w:rPr>
        <w:t xml:space="preserve"> </w:t>
      </w:r>
    </w:p>
    <w:p w14:paraId="54746F57" w14:textId="77777777" w:rsidR="00782004" w:rsidRDefault="00782004" w:rsidP="00B41F3A">
      <w:pPr>
        <w:pStyle w:val="Heading3"/>
        <w:rPr>
          <w:lang w:bidi="he-IL"/>
        </w:rPr>
      </w:pPr>
      <w:r>
        <w:t xml:space="preserve">Host table </w:t>
      </w:r>
    </w:p>
    <w:p w14:paraId="11E031E1" w14:textId="77777777" w:rsidR="00782004" w:rsidRDefault="00782004" w:rsidP="00782004">
      <w:r>
        <w:t xml:space="preserve">Match action table object host table </w:t>
      </w:r>
    </w:p>
    <w:p w14:paraId="60E62CF9" w14:textId="77777777" w:rsidR="00782004" w:rsidRDefault="00F21F59" w:rsidP="00782004">
      <w:r>
        <w:t>Mux</w:t>
      </w:r>
      <w:r w:rsidR="00782004">
        <w:t xml:space="preserve"> between control traffic to the corresponding   "host interface" object   </w:t>
      </w:r>
    </w:p>
    <w:p w14:paraId="79583B0C" w14:textId="77777777" w:rsidR="00820991" w:rsidRDefault="00820991" w:rsidP="00782004">
      <w:r>
        <w:t>Ho</w:t>
      </w:r>
      <w:r w:rsidR="00775D65">
        <w:t xml:space="preserve">st interface table supports </w:t>
      </w:r>
      <w:r w:rsidR="00AA05C5">
        <w:t>five type</w:t>
      </w:r>
      <w:r>
        <w:t xml:space="preserve"> of entries  </w:t>
      </w:r>
    </w:p>
    <w:p w14:paraId="48DE3F75" w14:textId="77777777" w:rsidR="00AA27CE" w:rsidRDefault="00775D65" w:rsidP="00782004">
      <w:pPr>
        <w:rPr>
          <w:rFonts w:ascii="Consolas" w:hAnsi="Consolas"/>
          <w:color w:val="24292E"/>
          <w:sz w:val="18"/>
          <w:szCs w:val="18"/>
          <w:shd w:val="clear" w:color="auto" w:fill="FFFFFF"/>
        </w:rPr>
      </w:pPr>
      <w:r>
        <w:t>{</w:t>
      </w:r>
      <w:proofErr w:type="spellStart"/>
      <w:proofErr w:type="gramStart"/>
      <w:r>
        <w:t>Port,trap</w:t>
      </w:r>
      <w:proofErr w:type="gramEnd"/>
      <w:r>
        <w:t>_id</w:t>
      </w:r>
      <w:proofErr w:type="spellEnd"/>
      <w:r>
        <w:t>}</w:t>
      </w:r>
      <w:r w:rsidR="00AA27CE">
        <w:t>(</w:t>
      </w:r>
      <w:r w:rsidR="00AA27CE">
        <w:rPr>
          <w:rFonts w:ascii="Consolas" w:hAnsi="Consolas"/>
          <w:color w:val="24292E"/>
          <w:sz w:val="18"/>
          <w:szCs w:val="18"/>
          <w:shd w:val="clear" w:color="auto" w:fill="FFFFFF"/>
        </w:rPr>
        <w:t>SAI_HOSTIF_TABLE_ENTRY_TYPE_PORT)</w:t>
      </w:r>
    </w:p>
    <w:p w14:paraId="11354E56" w14:textId="77777777" w:rsidR="00AA27CE" w:rsidRDefault="00775D65" w:rsidP="00782004">
      <w:r>
        <w:t>{</w:t>
      </w:r>
      <w:proofErr w:type="spellStart"/>
      <w:proofErr w:type="gramStart"/>
      <w:r w:rsidR="00F21F59">
        <w:t>LAG</w:t>
      </w:r>
      <w:r>
        <w:t>,trap</w:t>
      </w:r>
      <w:proofErr w:type="gramEnd"/>
      <w:r>
        <w:t>_id</w:t>
      </w:r>
      <w:proofErr w:type="spellEnd"/>
      <w:r>
        <w:t>}</w:t>
      </w:r>
      <w:r w:rsidR="00AA27CE">
        <w:t>(</w:t>
      </w:r>
      <w:r w:rsidR="00AA27CE">
        <w:rPr>
          <w:rFonts w:ascii="Consolas" w:hAnsi="Consolas"/>
          <w:color w:val="24292E"/>
          <w:sz w:val="18"/>
          <w:szCs w:val="18"/>
          <w:shd w:val="clear" w:color="auto" w:fill="FFFFFF"/>
        </w:rPr>
        <w:t>SAI_HOSTIF_TABLE_ENTRY_TYPE_LAG</w:t>
      </w:r>
      <w:r w:rsidR="00AA27CE">
        <w:t xml:space="preserve"> )</w:t>
      </w:r>
    </w:p>
    <w:p w14:paraId="450B031F" w14:textId="77777777" w:rsidR="00FC5BC3" w:rsidRDefault="00775D65" w:rsidP="00782004">
      <w:pPr>
        <w:rPr>
          <w:rFonts w:ascii="Consolas" w:hAnsi="Consolas"/>
          <w:color w:val="24292E"/>
          <w:sz w:val="18"/>
          <w:szCs w:val="18"/>
          <w:shd w:val="clear" w:color="auto" w:fill="FFFFFF"/>
        </w:rPr>
      </w:pPr>
      <w:r>
        <w:t>{</w:t>
      </w:r>
      <w:proofErr w:type="spellStart"/>
      <w:proofErr w:type="gramStart"/>
      <w:r>
        <w:t>vlan,trap</w:t>
      </w:r>
      <w:proofErr w:type="gramEnd"/>
      <w:r>
        <w:t>_id</w:t>
      </w:r>
      <w:proofErr w:type="spellEnd"/>
      <w:r>
        <w:t>}</w:t>
      </w:r>
      <w:r w:rsidR="00FC5BC3">
        <w:t>(</w:t>
      </w:r>
      <w:r w:rsidR="00FC5BC3">
        <w:rPr>
          <w:rFonts w:ascii="Consolas" w:hAnsi="Consolas"/>
          <w:color w:val="24292E"/>
          <w:sz w:val="18"/>
          <w:szCs w:val="18"/>
          <w:shd w:val="clear" w:color="auto" w:fill="FFFFFF"/>
        </w:rPr>
        <w:t>SAI_HOSTIF_TABLE_ENTRY_TYPE_VLAN)</w:t>
      </w:r>
    </w:p>
    <w:p w14:paraId="528399D9" w14:textId="77777777" w:rsidR="00FC5BC3" w:rsidRDefault="00775D65" w:rsidP="00782004">
      <w:r>
        <w:t>{</w:t>
      </w:r>
      <w:proofErr w:type="spellStart"/>
      <w:proofErr w:type="gramStart"/>
      <w:r w:rsidR="007216BC">
        <w:t>wildcard</w:t>
      </w:r>
      <w:r>
        <w:t>,trap</w:t>
      </w:r>
      <w:proofErr w:type="gramEnd"/>
      <w:r>
        <w:t>_id</w:t>
      </w:r>
      <w:proofErr w:type="spellEnd"/>
      <w:r>
        <w:t>}</w:t>
      </w:r>
      <w:r w:rsidR="00FC5BC3">
        <w:t>(</w:t>
      </w:r>
      <w:r w:rsidR="00FC5BC3">
        <w:rPr>
          <w:rFonts w:ascii="Consolas" w:hAnsi="Consolas"/>
          <w:color w:val="24292E"/>
          <w:sz w:val="18"/>
          <w:szCs w:val="18"/>
          <w:shd w:val="clear" w:color="auto" w:fill="FFFFFF"/>
        </w:rPr>
        <w:t>SAI_HOSTIF_TABLE_ENTRY_TYPE_TRAP_ID)</w:t>
      </w:r>
    </w:p>
    <w:p w14:paraId="1DB1EEA7" w14:textId="77777777" w:rsidR="00820991" w:rsidRDefault="00775D65" w:rsidP="00782004">
      <w:r>
        <w:t>{wildcard,</w:t>
      </w:r>
      <w:r w:rsidRPr="00775D65">
        <w:t xml:space="preserve"> </w:t>
      </w:r>
      <w:proofErr w:type="gramStart"/>
      <w:r>
        <w:t>wildcard}</w:t>
      </w:r>
      <w:r w:rsidR="00FC5BC3">
        <w:t>(</w:t>
      </w:r>
      <w:proofErr w:type="gramEnd"/>
      <w:r w:rsidR="00FC5BC3">
        <w:rPr>
          <w:rFonts w:ascii="Consolas" w:hAnsi="Consolas"/>
          <w:color w:val="24292E"/>
          <w:sz w:val="18"/>
          <w:szCs w:val="18"/>
          <w:shd w:val="clear" w:color="auto" w:fill="FFFFFF"/>
        </w:rPr>
        <w:t>SAI_HOSTIF_TABLE_ENTRY_TYPE_WILDCARD)</w:t>
      </w:r>
    </w:p>
    <w:p w14:paraId="4E1D47D2" w14:textId="77777777" w:rsidR="00CA4E5F" w:rsidRDefault="00CA4E5F" w:rsidP="00B41F3A">
      <w:pPr>
        <w:pStyle w:val="Heading4"/>
      </w:pPr>
      <w:r>
        <w:t xml:space="preserve">Host table action </w:t>
      </w:r>
    </w:p>
    <w:p w14:paraId="5459243F" w14:textId="77777777" w:rsidR="00CA4E5F" w:rsidRDefault="00D5362D" w:rsidP="00D5362D">
      <w:r>
        <w:t>Host table action {</w:t>
      </w:r>
    </w:p>
    <w:p w14:paraId="7AD0605F" w14:textId="77777777" w:rsidR="00D5362D" w:rsidRDefault="00D5362D" w:rsidP="00D5362D">
      <w:pPr>
        <w:ind w:firstLine="720"/>
      </w:pPr>
      <w:r>
        <w:t xml:space="preserve"> {</w:t>
      </w:r>
      <w:proofErr w:type="spellStart"/>
      <w:r>
        <w:t>host_if_</w:t>
      </w:r>
      <w:proofErr w:type="gramStart"/>
      <w:r>
        <w:t>type,host</w:t>
      </w:r>
      <w:proofErr w:type="gramEnd"/>
      <w:r>
        <w:t>_if_data</w:t>
      </w:r>
      <w:proofErr w:type="spellEnd"/>
      <w:r>
        <w:t>}</w:t>
      </w:r>
    </w:p>
    <w:p w14:paraId="270E1466" w14:textId="77777777" w:rsidR="00D5362D" w:rsidRDefault="00D5362D" w:rsidP="00D5362D">
      <w:pPr>
        <w:ind w:firstLine="720"/>
      </w:pPr>
      <w:r>
        <w:t>}</w:t>
      </w:r>
    </w:p>
    <w:p w14:paraId="62315881" w14:textId="77777777" w:rsidR="00D5362D" w:rsidRDefault="00D5362D" w:rsidP="00D5362D">
      <w:pPr>
        <w:ind w:firstLine="720"/>
      </w:pPr>
      <w:r>
        <w:t xml:space="preserve">Valid option </w:t>
      </w:r>
      <w:proofErr w:type="gramStart"/>
      <w:r>
        <w:t>are</w:t>
      </w:r>
      <w:proofErr w:type="gramEnd"/>
      <w:r>
        <w:t xml:space="preserve"> </w:t>
      </w:r>
    </w:p>
    <w:p w14:paraId="1A1D49B2" w14:textId="77777777" w:rsidR="00D5362D" w:rsidRDefault="00D5362D" w:rsidP="00D5362D">
      <w:pPr>
        <w:ind w:firstLine="720"/>
      </w:pPr>
      <w:r>
        <w:t xml:space="preserve">  </w:t>
      </w:r>
      <w:proofErr w:type="gramStart"/>
      <w:r>
        <w:t xml:space="preserve">{ </w:t>
      </w:r>
      <w:proofErr w:type="spellStart"/>
      <w:r>
        <w:t>host</w:t>
      </w:r>
      <w:proofErr w:type="gramEnd"/>
      <w:r>
        <w:t>_if_type_CB</w:t>
      </w:r>
      <w:proofErr w:type="spellEnd"/>
      <w:r>
        <w:t xml:space="preserve"> ,NULL}- send the data using call back</w:t>
      </w:r>
    </w:p>
    <w:p w14:paraId="70A0FCAA" w14:textId="77777777" w:rsidR="00D5362D" w:rsidRDefault="00D5362D" w:rsidP="00D5362D">
      <w:pPr>
        <w:ind w:firstLine="720"/>
      </w:pPr>
      <w:r>
        <w:t xml:space="preserve">  </w:t>
      </w:r>
      <w:proofErr w:type="gramStart"/>
      <w:r>
        <w:t xml:space="preserve">{ </w:t>
      </w:r>
      <w:proofErr w:type="spellStart"/>
      <w:r>
        <w:t>host</w:t>
      </w:r>
      <w:proofErr w:type="gramEnd"/>
      <w:r>
        <w:t>_if_type_FD</w:t>
      </w:r>
      <w:proofErr w:type="spellEnd"/>
      <w:r>
        <w:t xml:space="preserve"> ,</w:t>
      </w:r>
      <w:proofErr w:type="spellStart"/>
      <w:r>
        <w:t>host_if_object_id</w:t>
      </w:r>
      <w:proofErr w:type="spellEnd"/>
      <w:r>
        <w:t xml:space="preserve">}- send the data using FD given in the </w:t>
      </w:r>
      <w:proofErr w:type="spellStart"/>
      <w:r>
        <w:t>host_if_object_id</w:t>
      </w:r>
      <w:proofErr w:type="spellEnd"/>
    </w:p>
    <w:p w14:paraId="6B09FF24" w14:textId="77777777" w:rsidR="00D5362D" w:rsidRDefault="00D5362D" w:rsidP="00D5362D">
      <w:pPr>
        <w:ind w:firstLine="720"/>
      </w:pPr>
      <w:r>
        <w:t xml:space="preserve">  </w:t>
      </w:r>
      <w:proofErr w:type="gramStart"/>
      <w:r>
        <w:t xml:space="preserve">{ </w:t>
      </w:r>
      <w:proofErr w:type="spellStart"/>
      <w:r>
        <w:t>host</w:t>
      </w:r>
      <w:proofErr w:type="gramEnd"/>
      <w:r>
        <w:t>_if_type_net_phy_port</w:t>
      </w:r>
      <w:proofErr w:type="spellEnd"/>
      <w:r>
        <w:t xml:space="preserve"> ,NULL}- send the data using Linux </w:t>
      </w:r>
      <w:proofErr w:type="spellStart"/>
      <w:r>
        <w:t>netdev</w:t>
      </w:r>
      <w:proofErr w:type="spellEnd"/>
      <w:r>
        <w:t xml:space="preserve"> type port </w:t>
      </w:r>
    </w:p>
    <w:p w14:paraId="798DEBCE" w14:textId="77777777" w:rsidR="00D5362D" w:rsidRDefault="00D5362D" w:rsidP="00D5362D">
      <w:pPr>
        <w:ind w:firstLine="720"/>
      </w:pPr>
      <w:r>
        <w:t xml:space="preserve">  </w:t>
      </w:r>
      <w:proofErr w:type="gramStart"/>
      <w:r>
        <w:t xml:space="preserve">{ </w:t>
      </w:r>
      <w:proofErr w:type="spellStart"/>
      <w:r>
        <w:t>host</w:t>
      </w:r>
      <w:proofErr w:type="gramEnd"/>
      <w:r>
        <w:t>_if_type_net_logical_port</w:t>
      </w:r>
      <w:proofErr w:type="spellEnd"/>
      <w:r>
        <w:t xml:space="preserve"> ,NULL}- send the data using Linux </w:t>
      </w:r>
      <w:proofErr w:type="spellStart"/>
      <w:r>
        <w:t>netdev</w:t>
      </w:r>
      <w:proofErr w:type="spellEnd"/>
      <w:r>
        <w:t xml:space="preserve"> logical port {LAG or port} </w:t>
      </w:r>
    </w:p>
    <w:p w14:paraId="549C350C" w14:textId="77777777" w:rsidR="00D5362D" w:rsidRDefault="00D5362D" w:rsidP="00D5362D">
      <w:pPr>
        <w:ind w:firstLine="720"/>
      </w:pPr>
      <w:r>
        <w:t xml:space="preserve">  </w:t>
      </w:r>
      <w:proofErr w:type="gramStart"/>
      <w:r>
        <w:t>{ host</w:t>
      </w:r>
      <w:proofErr w:type="gramEnd"/>
      <w:r>
        <w:t xml:space="preserve">_if_type_net_L3 ,NULL}- send the data using Linux </w:t>
      </w:r>
      <w:proofErr w:type="spellStart"/>
      <w:r>
        <w:t>netdev</w:t>
      </w:r>
      <w:proofErr w:type="spellEnd"/>
      <w:r>
        <w:t xml:space="preserve"> type L3 interface </w:t>
      </w:r>
    </w:p>
    <w:p w14:paraId="07ABE6E7" w14:textId="77777777" w:rsidR="00FC5BC3" w:rsidRDefault="00FC5BC3" w:rsidP="00B41F3A">
      <w:pPr>
        <w:ind w:firstLine="720"/>
      </w:pPr>
      <w:r>
        <w:t xml:space="preserve"> </w:t>
      </w:r>
      <w:proofErr w:type="gramStart"/>
      <w:r>
        <w:t xml:space="preserve">{ </w:t>
      </w:r>
      <w:proofErr w:type="spellStart"/>
      <w:r>
        <w:t>host</w:t>
      </w:r>
      <w:proofErr w:type="gramEnd"/>
      <w:r>
        <w:t>_if_type_genericNetlink</w:t>
      </w:r>
      <w:proofErr w:type="spellEnd"/>
      <w:r>
        <w:t xml:space="preserve"> ,NULL}- send the data using Linux </w:t>
      </w:r>
      <w:proofErr w:type="spellStart"/>
      <w:r>
        <w:t>netdev</w:t>
      </w:r>
      <w:proofErr w:type="spellEnd"/>
      <w:r>
        <w:t xml:space="preserve"> type L3 interface </w:t>
      </w:r>
    </w:p>
    <w:p w14:paraId="68C5E1B7" w14:textId="77777777" w:rsidR="00B41F3A" w:rsidRDefault="00B41F3A" w:rsidP="00B41F3A">
      <w:pPr>
        <w:pStyle w:val="Heading4"/>
      </w:pPr>
      <w:r w:rsidRPr="00B41F3A">
        <w:rPr>
          <w:rStyle w:val="Heading4Char"/>
        </w:rPr>
        <w:t>Net device selection algorithm</w:t>
      </w:r>
    </w:p>
    <w:p w14:paraId="0A71135C" w14:textId="77777777" w:rsidR="001E7BFF" w:rsidRDefault="001E7BFF" w:rsidP="00D5362D"/>
    <w:p w14:paraId="2F0056C9" w14:textId="77777777" w:rsidR="00D5362D" w:rsidRDefault="00D5362D" w:rsidP="00D5362D"/>
    <w:p w14:paraId="3B0E36DC" w14:textId="77777777" w:rsidR="00D5362D" w:rsidRDefault="001E7BFF" w:rsidP="001E7BFF">
      <w:ins w:id="4" w:author="Matty Kadosh" w:date="2016-10-26T20:21:00Z">
        <w:r w:rsidRPr="001E7BFF">
          <w:object w:dxaOrig="17495" w:dyaOrig="13642">
            <v:shape id="_x0000_i1025" type="#_x0000_t75" style="width:514.4pt;height:401.2pt" o:ole="">
              <v:imagedata r:id="rId111" o:title=""/>
            </v:shape>
            <o:OLEObject Type="Embed" ProgID="Visio.Drawing.11" ShapeID="_x0000_i1025" DrawAspect="Content" ObjectID="_1666715497" r:id="rId112"/>
          </w:object>
        </w:r>
      </w:ins>
    </w:p>
    <w:p w14:paraId="2B5B6798" w14:textId="77777777" w:rsidR="00782004" w:rsidRDefault="00782004" w:rsidP="00820991">
      <w:pPr>
        <w:pStyle w:val="ListParagraph"/>
        <w:numPr>
          <w:ilvl w:val="0"/>
          <w:numId w:val="14"/>
        </w:numPr>
      </w:pPr>
      <w:r>
        <w:t xml:space="preserve">Host </w:t>
      </w:r>
      <w:proofErr w:type="gramStart"/>
      <w:r>
        <w:t xml:space="preserve">Table </w:t>
      </w:r>
      <w:r w:rsidR="00820991">
        <w:t xml:space="preserve"> port</w:t>
      </w:r>
      <w:proofErr w:type="gramEnd"/>
      <w:r w:rsidR="00820991">
        <w:t xml:space="preserve"> </w:t>
      </w:r>
      <w:r>
        <w:t xml:space="preserve">Entry format </w:t>
      </w:r>
    </w:p>
    <w:p w14:paraId="6CA20B9B" w14:textId="77777777" w:rsidR="00782004" w:rsidRPr="00251273" w:rsidRDefault="00782004" w:rsidP="00820991">
      <w:pPr>
        <w:ind w:left="720"/>
        <w:rPr>
          <w:b/>
          <w:bCs/>
        </w:rPr>
      </w:pPr>
      <w:r w:rsidRPr="00251273">
        <w:rPr>
          <w:b/>
          <w:bCs/>
        </w:rPr>
        <w:t xml:space="preserve">Match: </w:t>
      </w:r>
      <w:r w:rsidR="00820991">
        <w:rPr>
          <w:b/>
          <w:bCs/>
        </w:rPr>
        <w:t>{port</w:t>
      </w:r>
      <w:proofErr w:type="gramStart"/>
      <w:r w:rsidRPr="00251273">
        <w:rPr>
          <w:b/>
          <w:bCs/>
        </w:rPr>
        <w:t>},{</w:t>
      </w:r>
      <w:proofErr w:type="gramEnd"/>
      <w:r w:rsidRPr="00251273">
        <w:rPr>
          <w:b/>
          <w:bCs/>
        </w:rPr>
        <w:t>trap-id}</w:t>
      </w:r>
    </w:p>
    <w:p w14:paraId="1FA42DE6" w14:textId="77777777" w:rsidR="00782004" w:rsidRDefault="00782004" w:rsidP="00820991">
      <w:pPr>
        <w:ind w:left="720"/>
        <w:rPr>
          <w:b/>
          <w:bCs/>
        </w:rPr>
      </w:pPr>
      <w:r w:rsidRPr="00251273">
        <w:rPr>
          <w:b/>
          <w:bCs/>
        </w:rPr>
        <w:t xml:space="preserve">Actions: </w:t>
      </w:r>
      <w:proofErr w:type="gramStart"/>
      <w:r w:rsidRPr="00251273">
        <w:rPr>
          <w:b/>
          <w:bCs/>
        </w:rPr>
        <w:t>{</w:t>
      </w:r>
      <w:r w:rsidR="00D5362D" w:rsidRPr="00D5362D">
        <w:t xml:space="preserve"> </w:t>
      </w:r>
      <w:r w:rsidR="00D5362D">
        <w:t>Host</w:t>
      </w:r>
      <w:proofErr w:type="gramEnd"/>
      <w:r w:rsidR="00D5362D">
        <w:t xml:space="preserve"> table action </w:t>
      </w:r>
      <w:r>
        <w:rPr>
          <w:b/>
          <w:bCs/>
        </w:rPr>
        <w:t xml:space="preserve">} </w:t>
      </w:r>
    </w:p>
    <w:p w14:paraId="78819C4E" w14:textId="77777777" w:rsidR="00820991" w:rsidRDefault="00820991" w:rsidP="00820991">
      <w:pPr>
        <w:pStyle w:val="ListParagraph"/>
        <w:numPr>
          <w:ilvl w:val="0"/>
          <w:numId w:val="14"/>
        </w:numPr>
      </w:pPr>
      <w:r>
        <w:t xml:space="preserve">Host Table </w:t>
      </w:r>
      <w:proofErr w:type="gramStart"/>
      <w:r>
        <w:t>LAG  Entry</w:t>
      </w:r>
      <w:proofErr w:type="gramEnd"/>
      <w:r>
        <w:t xml:space="preserve"> format </w:t>
      </w:r>
    </w:p>
    <w:p w14:paraId="1F564EAE" w14:textId="77777777" w:rsidR="00820991" w:rsidRPr="00251273" w:rsidRDefault="00820991" w:rsidP="00820991">
      <w:pPr>
        <w:ind w:left="720"/>
        <w:rPr>
          <w:b/>
          <w:bCs/>
        </w:rPr>
      </w:pPr>
      <w:r w:rsidRPr="00251273">
        <w:rPr>
          <w:b/>
          <w:bCs/>
        </w:rPr>
        <w:t xml:space="preserve">Match: </w:t>
      </w:r>
      <w:r>
        <w:rPr>
          <w:b/>
          <w:bCs/>
        </w:rPr>
        <w:t>{LAG</w:t>
      </w:r>
      <w:proofErr w:type="gramStart"/>
      <w:r w:rsidRPr="00251273">
        <w:rPr>
          <w:b/>
          <w:bCs/>
        </w:rPr>
        <w:t>},{</w:t>
      </w:r>
      <w:proofErr w:type="gramEnd"/>
      <w:r w:rsidRPr="00251273">
        <w:rPr>
          <w:b/>
          <w:bCs/>
        </w:rPr>
        <w:t>trap-id}</w:t>
      </w:r>
    </w:p>
    <w:p w14:paraId="4D1523E1" w14:textId="77777777" w:rsidR="00820991" w:rsidRPr="00251273" w:rsidRDefault="00820991" w:rsidP="00D5362D">
      <w:pPr>
        <w:ind w:left="720"/>
        <w:rPr>
          <w:b/>
          <w:bCs/>
        </w:rPr>
      </w:pPr>
      <w:r w:rsidRPr="00251273">
        <w:rPr>
          <w:b/>
          <w:bCs/>
        </w:rPr>
        <w:t xml:space="preserve">Actions: </w:t>
      </w:r>
      <w:proofErr w:type="gramStart"/>
      <w:r w:rsidRPr="00251273">
        <w:rPr>
          <w:b/>
          <w:bCs/>
        </w:rPr>
        <w:t>{</w:t>
      </w:r>
      <w:r w:rsidR="00D5362D" w:rsidRPr="00D5362D">
        <w:t xml:space="preserve"> </w:t>
      </w:r>
      <w:r w:rsidR="00D5362D">
        <w:t>Host</w:t>
      </w:r>
      <w:proofErr w:type="gramEnd"/>
      <w:r w:rsidR="00D5362D">
        <w:t xml:space="preserve"> table action </w:t>
      </w:r>
      <w:r>
        <w:rPr>
          <w:b/>
          <w:bCs/>
        </w:rPr>
        <w:t xml:space="preserve">} </w:t>
      </w:r>
    </w:p>
    <w:p w14:paraId="3F0E5132" w14:textId="77777777" w:rsidR="00820991" w:rsidRDefault="00820991" w:rsidP="00820991">
      <w:pPr>
        <w:pStyle w:val="ListParagraph"/>
        <w:numPr>
          <w:ilvl w:val="0"/>
          <w:numId w:val="14"/>
        </w:numPr>
      </w:pPr>
      <w:r>
        <w:t xml:space="preserve">Host Table VLAN Entry format </w:t>
      </w:r>
    </w:p>
    <w:p w14:paraId="234DB891" w14:textId="77777777" w:rsidR="00820991" w:rsidRPr="00251273" w:rsidRDefault="00820991" w:rsidP="00820991">
      <w:pPr>
        <w:ind w:left="720"/>
        <w:rPr>
          <w:b/>
          <w:bCs/>
        </w:rPr>
      </w:pPr>
      <w:r w:rsidRPr="00251273">
        <w:rPr>
          <w:b/>
          <w:bCs/>
        </w:rPr>
        <w:t xml:space="preserve">Match: </w:t>
      </w:r>
      <w:r>
        <w:rPr>
          <w:b/>
          <w:bCs/>
        </w:rPr>
        <w:t>{VLAN</w:t>
      </w:r>
      <w:proofErr w:type="gramStart"/>
      <w:r w:rsidRPr="00251273">
        <w:rPr>
          <w:b/>
          <w:bCs/>
        </w:rPr>
        <w:t>},{</w:t>
      </w:r>
      <w:proofErr w:type="gramEnd"/>
      <w:r w:rsidRPr="00251273">
        <w:rPr>
          <w:b/>
          <w:bCs/>
        </w:rPr>
        <w:t>trap-id}</w:t>
      </w:r>
    </w:p>
    <w:p w14:paraId="77AE5E80" w14:textId="77777777" w:rsidR="00820991" w:rsidRPr="00251273" w:rsidRDefault="00820991" w:rsidP="00820991">
      <w:pPr>
        <w:ind w:left="720"/>
        <w:rPr>
          <w:b/>
          <w:bCs/>
        </w:rPr>
      </w:pPr>
      <w:r w:rsidRPr="00251273">
        <w:rPr>
          <w:b/>
          <w:bCs/>
        </w:rPr>
        <w:t xml:space="preserve">Actions: </w:t>
      </w:r>
      <w:proofErr w:type="gramStart"/>
      <w:r w:rsidRPr="00251273">
        <w:rPr>
          <w:b/>
          <w:bCs/>
        </w:rPr>
        <w:t>{</w:t>
      </w:r>
      <w:ins w:id="5" w:author="Matty Kadosh" w:date="2016-10-26T20:21:00Z">
        <w:r w:rsidR="00FD30BD" w:rsidRPr="00FD30BD">
          <w:t xml:space="preserve"> </w:t>
        </w:r>
        <w:r w:rsidR="00FD30BD">
          <w:t>Host</w:t>
        </w:r>
        <w:proofErr w:type="gramEnd"/>
        <w:r w:rsidR="00FD30BD">
          <w:t xml:space="preserve"> table action </w:t>
        </w:r>
      </w:ins>
      <w:del w:id="6" w:author="Matty Kadosh" w:date="2016-10-26T20:21:00Z">
        <w:r>
          <w:rPr>
            <w:b/>
            <w:bCs/>
          </w:rPr>
          <w:delText>set host interface object</w:delText>
        </w:r>
      </w:del>
      <w:r>
        <w:rPr>
          <w:b/>
          <w:bCs/>
        </w:rPr>
        <w:t xml:space="preserve">} </w:t>
      </w:r>
    </w:p>
    <w:p w14:paraId="776C4DCE" w14:textId="77777777" w:rsidR="00820991" w:rsidRDefault="00820991" w:rsidP="00820991">
      <w:pPr>
        <w:pStyle w:val="ListParagraph"/>
        <w:numPr>
          <w:ilvl w:val="0"/>
          <w:numId w:val="14"/>
        </w:numPr>
      </w:pPr>
      <w:r>
        <w:t xml:space="preserve">Host Table wildcard Entry format </w:t>
      </w:r>
    </w:p>
    <w:p w14:paraId="10F1DB0A" w14:textId="77777777" w:rsidR="00820991" w:rsidRPr="00251273" w:rsidRDefault="00820991" w:rsidP="00820991">
      <w:pPr>
        <w:ind w:left="720"/>
        <w:rPr>
          <w:b/>
          <w:bCs/>
        </w:rPr>
      </w:pPr>
      <w:r w:rsidRPr="00251273">
        <w:rPr>
          <w:b/>
          <w:bCs/>
        </w:rPr>
        <w:t xml:space="preserve">Match: </w:t>
      </w:r>
      <w:r>
        <w:rPr>
          <w:b/>
          <w:bCs/>
        </w:rPr>
        <w:t>{*</w:t>
      </w:r>
      <w:proofErr w:type="gramStart"/>
      <w:r w:rsidRPr="00251273">
        <w:rPr>
          <w:b/>
          <w:bCs/>
        </w:rPr>
        <w:t>},{</w:t>
      </w:r>
      <w:proofErr w:type="gramEnd"/>
      <w:r w:rsidRPr="00251273">
        <w:rPr>
          <w:b/>
          <w:bCs/>
        </w:rPr>
        <w:t>trap-id}</w:t>
      </w:r>
    </w:p>
    <w:p w14:paraId="296CC435" w14:textId="77777777" w:rsidR="00820991" w:rsidRDefault="00820991" w:rsidP="00820991">
      <w:pPr>
        <w:ind w:left="720"/>
        <w:rPr>
          <w:b/>
          <w:bCs/>
        </w:rPr>
      </w:pPr>
      <w:r w:rsidRPr="00251273">
        <w:rPr>
          <w:b/>
          <w:bCs/>
        </w:rPr>
        <w:t xml:space="preserve">Actions: </w:t>
      </w:r>
      <w:proofErr w:type="gramStart"/>
      <w:r w:rsidRPr="00251273">
        <w:rPr>
          <w:b/>
          <w:bCs/>
        </w:rPr>
        <w:t>{</w:t>
      </w:r>
      <w:ins w:id="7" w:author="Matty Kadosh" w:date="2016-10-26T20:21:00Z">
        <w:r w:rsidR="00FD30BD" w:rsidRPr="00FD30BD">
          <w:t xml:space="preserve"> </w:t>
        </w:r>
        <w:r w:rsidR="00FD30BD">
          <w:t>Host</w:t>
        </w:r>
        <w:proofErr w:type="gramEnd"/>
        <w:r w:rsidR="00FD30BD">
          <w:t xml:space="preserve"> table action </w:t>
        </w:r>
      </w:ins>
      <w:del w:id="8" w:author="Matty Kadosh" w:date="2016-10-26T20:21:00Z">
        <w:r>
          <w:rPr>
            <w:b/>
            <w:bCs/>
          </w:rPr>
          <w:delText>set host interface object</w:delText>
        </w:r>
      </w:del>
      <w:r>
        <w:rPr>
          <w:b/>
          <w:bCs/>
        </w:rPr>
        <w:t xml:space="preserve">} </w:t>
      </w:r>
    </w:p>
    <w:p w14:paraId="4CAFFA39" w14:textId="77777777" w:rsidR="00775D65" w:rsidRPr="00251273" w:rsidRDefault="00775D65" w:rsidP="00775D65">
      <w:pPr>
        <w:ind w:left="720"/>
        <w:rPr>
          <w:b/>
          <w:bCs/>
        </w:rPr>
      </w:pPr>
      <w:r w:rsidRPr="00251273">
        <w:rPr>
          <w:b/>
          <w:bCs/>
        </w:rPr>
        <w:t xml:space="preserve">Match: </w:t>
      </w:r>
      <w:r>
        <w:rPr>
          <w:b/>
          <w:bCs/>
        </w:rPr>
        <w:t>{*</w:t>
      </w:r>
      <w:proofErr w:type="gramStart"/>
      <w:r w:rsidRPr="00251273">
        <w:rPr>
          <w:b/>
          <w:bCs/>
        </w:rPr>
        <w:t>},{</w:t>
      </w:r>
      <w:proofErr w:type="gramEnd"/>
      <w:r>
        <w:rPr>
          <w:b/>
          <w:bCs/>
        </w:rPr>
        <w:t>*</w:t>
      </w:r>
      <w:r w:rsidRPr="00251273">
        <w:rPr>
          <w:b/>
          <w:bCs/>
        </w:rPr>
        <w:t xml:space="preserve"> }</w:t>
      </w:r>
    </w:p>
    <w:p w14:paraId="161F35CD" w14:textId="77777777" w:rsidR="00775D65" w:rsidRPr="00251273" w:rsidRDefault="00775D65" w:rsidP="00775D65">
      <w:pPr>
        <w:ind w:left="720"/>
        <w:rPr>
          <w:b/>
          <w:bCs/>
        </w:rPr>
      </w:pPr>
      <w:r w:rsidRPr="00251273">
        <w:rPr>
          <w:b/>
          <w:bCs/>
        </w:rPr>
        <w:t xml:space="preserve">Actions: </w:t>
      </w:r>
      <w:proofErr w:type="gramStart"/>
      <w:r w:rsidRPr="00251273">
        <w:rPr>
          <w:b/>
          <w:bCs/>
        </w:rPr>
        <w:t>{</w:t>
      </w:r>
      <w:ins w:id="9" w:author="Matty Kadosh" w:date="2016-10-26T20:21:00Z">
        <w:r w:rsidRPr="00FD30BD">
          <w:t xml:space="preserve"> </w:t>
        </w:r>
        <w:r>
          <w:t>Host</w:t>
        </w:r>
        <w:proofErr w:type="gramEnd"/>
        <w:r>
          <w:t xml:space="preserve"> table action </w:t>
        </w:r>
      </w:ins>
      <w:del w:id="10" w:author="Matty Kadosh" w:date="2016-10-26T20:21:00Z">
        <w:r>
          <w:rPr>
            <w:b/>
            <w:bCs/>
          </w:rPr>
          <w:delText>set host interface object</w:delText>
        </w:r>
      </w:del>
      <w:r>
        <w:rPr>
          <w:b/>
          <w:bCs/>
        </w:rPr>
        <w:t xml:space="preserve">} </w:t>
      </w:r>
    </w:p>
    <w:p w14:paraId="465FABD3" w14:textId="77777777" w:rsidR="00782004" w:rsidRPr="00820991" w:rsidRDefault="00782004" w:rsidP="00820991">
      <w:pPr>
        <w:pStyle w:val="ListParagraph"/>
        <w:numPr>
          <w:ilvl w:val="0"/>
          <w:numId w:val="14"/>
        </w:numPr>
        <w:rPr>
          <w:b/>
          <w:bCs/>
        </w:rPr>
      </w:pPr>
      <w:r w:rsidRPr="00820991">
        <w:rPr>
          <w:b/>
          <w:bCs/>
        </w:rPr>
        <w:t>Table default</w:t>
      </w:r>
      <w:r w:rsidR="00A33299">
        <w:rPr>
          <w:b/>
          <w:bCs/>
        </w:rPr>
        <w:t xml:space="preserve"> action: Call Back </w:t>
      </w:r>
      <w:r w:rsidRPr="00820991">
        <w:rPr>
          <w:b/>
          <w:bCs/>
        </w:rPr>
        <w:t xml:space="preserve"> </w:t>
      </w:r>
    </w:p>
    <w:p w14:paraId="5F4F99E3" w14:textId="77777777" w:rsidR="00CD29D6" w:rsidRDefault="00CD29D6" w:rsidP="00CD29D6">
      <w:pPr>
        <w:pStyle w:val="Heading4"/>
        <w:rPr>
          <w:lang w:bidi="he-IL"/>
        </w:rPr>
      </w:pPr>
      <w:r>
        <w:t xml:space="preserve">Host interface </w:t>
      </w:r>
      <w:r>
        <w:rPr>
          <w:lang w:bidi="he-IL"/>
        </w:rPr>
        <w:t>trap</w:t>
      </w:r>
      <w:r w:rsidR="00782004">
        <w:rPr>
          <w:lang w:bidi="he-IL"/>
        </w:rPr>
        <w:t xml:space="preserve"> </w:t>
      </w:r>
      <w:r w:rsidR="00F21F59">
        <w:rPr>
          <w:lang w:bidi="he-IL"/>
        </w:rPr>
        <w:t>id table</w:t>
      </w:r>
      <w:r w:rsidR="00782004">
        <w:rPr>
          <w:lang w:bidi="he-IL"/>
        </w:rPr>
        <w:t xml:space="preserve"> </w:t>
      </w:r>
    </w:p>
    <w:p w14:paraId="0BCF8A4F" w14:textId="77777777" w:rsidR="00251273" w:rsidRDefault="00CD29D6" w:rsidP="00251273">
      <w:r>
        <w:t>Mat</w:t>
      </w:r>
      <w:r w:rsidR="00251273">
        <w:t xml:space="preserve">ch action table </w:t>
      </w:r>
      <w:r w:rsidR="00DA2FFA">
        <w:t>object trap</w:t>
      </w:r>
      <w:r w:rsidR="006A41F0">
        <w:t xml:space="preserve">-id table </w:t>
      </w:r>
    </w:p>
    <w:p w14:paraId="33F9C14E" w14:textId="77777777" w:rsidR="00782004" w:rsidRDefault="00782004" w:rsidP="00251273">
      <w:r>
        <w:t xml:space="preserve">Map between control traffic " trap-id" to pipeline </w:t>
      </w:r>
      <w:proofErr w:type="gramStart"/>
      <w:r>
        <w:t>action  &amp;</w:t>
      </w:r>
      <w:proofErr w:type="gramEnd"/>
      <w:r>
        <w:t xml:space="preserve"> profile    </w:t>
      </w:r>
    </w:p>
    <w:p w14:paraId="0F79A78E" w14:textId="77777777" w:rsidR="00CD29D6" w:rsidRDefault="00DA2FFA" w:rsidP="0042387E">
      <w:r>
        <w:t xml:space="preserve">Trap-id </w:t>
      </w:r>
      <w:r w:rsidR="006A41F0">
        <w:t xml:space="preserve">Table </w:t>
      </w:r>
      <w:r w:rsidR="00CD29D6">
        <w:t xml:space="preserve">Entry format </w:t>
      </w:r>
    </w:p>
    <w:p w14:paraId="491D9A5F" w14:textId="77777777" w:rsidR="00CD29D6" w:rsidRPr="00251273" w:rsidRDefault="00CD29D6" w:rsidP="00CD29D6">
      <w:pPr>
        <w:rPr>
          <w:b/>
          <w:bCs/>
        </w:rPr>
      </w:pPr>
      <w:r w:rsidRPr="00251273">
        <w:rPr>
          <w:b/>
          <w:bCs/>
        </w:rPr>
        <w:t xml:space="preserve">Match: </w:t>
      </w:r>
      <w:r w:rsidR="00D05806" w:rsidRPr="00251273">
        <w:rPr>
          <w:b/>
          <w:bCs/>
        </w:rPr>
        <w:t>{</w:t>
      </w:r>
      <w:proofErr w:type="gramStart"/>
      <w:r w:rsidR="00D05806" w:rsidRPr="00251273">
        <w:rPr>
          <w:b/>
          <w:bCs/>
        </w:rPr>
        <w:t>port,*</w:t>
      </w:r>
      <w:proofErr w:type="gramEnd"/>
      <w:r w:rsidR="00D05806" w:rsidRPr="00251273">
        <w:rPr>
          <w:b/>
          <w:bCs/>
        </w:rPr>
        <w:t>},</w:t>
      </w:r>
      <w:r w:rsidRPr="00251273">
        <w:rPr>
          <w:b/>
          <w:bCs/>
        </w:rPr>
        <w:t>{trap-id}</w:t>
      </w:r>
    </w:p>
    <w:p w14:paraId="0FB819AA" w14:textId="77777777" w:rsidR="00CD29D6" w:rsidRPr="00251273" w:rsidRDefault="00CD29D6" w:rsidP="00CD29D6">
      <w:pPr>
        <w:rPr>
          <w:b/>
          <w:bCs/>
        </w:rPr>
      </w:pPr>
      <w:r w:rsidRPr="00251273">
        <w:rPr>
          <w:b/>
          <w:bCs/>
        </w:rPr>
        <w:t xml:space="preserve">Actions: </w:t>
      </w:r>
      <w:r w:rsidR="00251273" w:rsidRPr="00251273">
        <w:rPr>
          <w:b/>
          <w:bCs/>
        </w:rPr>
        <w:t>{drop</w:t>
      </w:r>
      <w:r w:rsidRPr="00251273">
        <w:rPr>
          <w:b/>
          <w:bCs/>
        </w:rPr>
        <w:t>,</w:t>
      </w:r>
      <w:r w:rsidR="00251273" w:rsidRPr="00251273">
        <w:rPr>
          <w:b/>
          <w:bCs/>
        </w:rPr>
        <w:t xml:space="preserve"> forward, copy</w:t>
      </w:r>
      <w:r w:rsidR="00251273">
        <w:rPr>
          <w:b/>
          <w:bCs/>
        </w:rPr>
        <w:t xml:space="preserve"> to </w:t>
      </w:r>
      <w:proofErr w:type="spellStart"/>
      <w:proofErr w:type="gramStart"/>
      <w:r w:rsidR="00251273">
        <w:rPr>
          <w:b/>
          <w:bCs/>
        </w:rPr>
        <w:t>cpu</w:t>
      </w:r>
      <w:proofErr w:type="spellEnd"/>
      <w:r w:rsidR="00251273" w:rsidRPr="00251273">
        <w:rPr>
          <w:b/>
          <w:bCs/>
        </w:rPr>
        <w:t xml:space="preserve"> }</w:t>
      </w:r>
      <w:proofErr w:type="gramEnd"/>
      <w:r w:rsidR="00DA2FFA">
        <w:rPr>
          <w:b/>
          <w:bCs/>
        </w:rPr>
        <w:t xml:space="preserve"> </w:t>
      </w:r>
      <w:r w:rsidR="0034360D">
        <w:rPr>
          <w:b/>
          <w:bCs/>
        </w:rPr>
        <w:t>{</w:t>
      </w:r>
      <w:proofErr w:type="spellStart"/>
      <w:r w:rsidR="0034360D">
        <w:rPr>
          <w:b/>
          <w:bCs/>
        </w:rPr>
        <w:t>trap_group_pointer</w:t>
      </w:r>
      <w:proofErr w:type="spellEnd"/>
      <w:r w:rsidR="00251273" w:rsidRPr="00251273">
        <w:rPr>
          <w:b/>
          <w:bCs/>
        </w:rPr>
        <w:t>}</w:t>
      </w:r>
    </w:p>
    <w:p w14:paraId="24BD387F" w14:textId="77777777" w:rsidR="00D05806" w:rsidRPr="00251273" w:rsidRDefault="00D05806" w:rsidP="00CD29D6">
      <w:pPr>
        <w:rPr>
          <w:b/>
          <w:bCs/>
        </w:rPr>
      </w:pPr>
      <w:r w:rsidRPr="00251273">
        <w:rPr>
          <w:b/>
          <w:bCs/>
        </w:rPr>
        <w:t>Table default</w:t>
      </w:r>
      <w:r w:rsidR="00DA2FFA">
        <w:rPr>
          <w:b/>
          <w:bCs/>
        </w:rPr>
        <w:t xml:space="preserve"> action:</w:t>
      </w:r>
      <w:r w:rsidRPr="00251273">
        <w:rPr>
          <w:b/>
          <w:bCs/>
        </w:rPr>
        <w:t xml:space="preserve"> forward </w:t>
      </w:r>
    </w:p>
    <w:p w14:paraId="0A2D1A49" w14:textId="77777777" w:rsidR="00CD29D6" w:rsidRDefault="00DA2FFA" w:rsidP="00CD29D6">
      <w:r>
        <w:t>Two instantiation of Trap-id Table</w:t>
      </w:r>
      <w:r w:rsidR="00782004">
        <w:t xml:space="preserve"> </w:t>
      </w:r>
      <w:r>
        <w:t>exist</w:t>
      </w:r>
      <w:r w:rsidR="00782004">
        <w:t xml:space="preserve">s is the SAI </w:t>
      </w:r>
      <w:r w:rsidR="00B00AB3">
        <w:t>pipeline:</w:t>
      </w:r>
      <w:r w:rsidR="00CD29D6">
        <w:t xml:space="preserve"> </w:t>
      </w:r>
    </w:p>
    <w:p w14:paraId="7F561432" w14:textId="77777777" w:rsidR="00CD29D6" w:rsidRDefault="00CD29D6" w:rsidP="00CD29D6">
      <w:r w:rsidRPr="00DA2FFA">
        <w:rPr>
          <w:b/>
          <w:bCs/>
        </w:rPr>
        <w:t>Switch trap</w:t>
      </w:r>
      <w:r w:rsidR="00251273" w:rsidRPr="00DA2FFA">
        <w:rPr>
          <w:b/>
          <w:bCs/>
        </w:rPr>
        <w:t xml:space="preserve"> </w:t>
      </w:r>
      <w:r w:rsidR="00DA2FFA" w:rsidRPr="00DA2FFA">
        <w:rPr>
          <w:b/>
          <w:bCs/>
        </w:rPr>
        <w:t>table</w:t>
      </w:r>
      <w:r w:rsidR="00DA2FFA">
        <w:t xml:space="preserve">: </w:t>
      </w:r>
      <w:r w:rsidR="00782004">
        <w:t>pipe</w:t>
      </w:r>
      <w:r w:rsidR="00251273">
        <w:t xml:space="preserve">line location switch port - </w:t>
      </w:r>
      <w:r>
        <w:t xml:space="preserve">all l2 </w:t>
      </w:r>
      <w:r w:rsidR="00251273">
        <w:t>control entry</w:t>
      </w:r>
      <w:r>
        <w:t xml:space="preserve"> will be inserted to this table </w:t>
      </w:r>
    </w:p>
    <w:p w14:paraId="2451AC6A" w14:textId="77777777" w:rsidR="00251273" w:rsidRDefault="00251273" w:rsidP="00251273">
      <w:r w:rsidRPr="00DA2FFA">
        <w:rPr>
          <w:b/>
          <w:bCs/>
        </w:rPr>
        <w:t xml:space="preserve">Router trap </w:t>
      </w:r>
      <w:r w:rsidR="00DA2FFA" w:rsidRPr="00DA2FFA">
        <w:rPr>
          <w:b/>
          <w:bCs/>
        </w:rPr>
        <w:t>table</w:t>
      </w:r>
      <w:r w:rsidR="00DA2FFA">
        <w:t xml:space="preserve">: </w:t>
      </w:r>
      <w:r w:rsidR="00782004">
        <w:t>pipe</w:t>
      </w:r>
      <w:r>
        <w:t xml:space="preserve">line location between bridge and router all l3 control entry will be inserted to this table </w:t>
      </w:r>
    </w:p>
    <w:p w14:paraId="6C5027DC" w14:textId="77777777" w:rsidR="00251273" w:rsidRDefault="00251273" w:rsidP="00B41F3A">
      <w:pPr>
        <w:pStyle w:val="Heading3"/>
        <w:rPr>
          <w:lang w:bidi="he-IL"/>
        </w:rPr>
      </w:pPr>
      <w:r>
        <w:t xml:space="preserve">Host interface </w:t>
      </w:r>
      <w:r>
        <w:rPr>
          <w:lang w:bidi="he-IL"/>
        </w:rPr>
        <w:t xml:space="preserve">trap group  </w:t>
      </w:r>
    </w:p>
    <w:p w14:paraId="5A161C74" w14:textId="77777777" w:rsidR="009070D9" w:rsidRPr="009070D9" w:rsidRDefault="009070D9" w:rsidP="009070D9">
      <w:pPr>
        <w:rPr>
          <w:lang w:bidi="he-IL"/>
        </w:rPr>
      </w:pPr>
      <w:r>
        <w:object w:dxaOrig="6547" w:dyaOrig="3202">
          <v:shape id="_x0000_i1026" type="#_x0000_t75" style="width:326.9pt;height:159.8pt" o:ole="">
            <v:imagedata r:id="rId113" o:title=""/>
          </v:shape>
          <o:OLEObject Type="Embed" ProgID="Visio.Drawing.11" ShapeID="_x0000_i1026" DrawAspect="Content" ObjectID="_1666715498" r:id="rId114"/>
        </w:object>
      </w:r>
    </w:p>
    <w:p w14:paraId="1D4E7FF6" w14:textId="77777777" w:rsidR="00251273" w:rsidRDefault="00251273" w:rsidP="00251273">
      <w:r>
        <w:t xml:space="preserve">Profile object  </w:t>
      </w:r>
    </w:p>
    <w:p w14:paraId="678FB078" w14:textId="77777777" w:rsidR="00251273" w:rsidRDefault="00251273" w:rsidP="00251273">
      <w:r>
        <w:t xml:space="preserve">Configure common attribute between set of trap-ids </w:t>
      </w:r>
      <w:r w:rsidR="0071661F">
        <w:t>entries</w:t>
      </w:r>
    </w:p>
    <w:p w14:paraId="0E71DCF7" w14:textId="77777777" w:rsidR="00251273" w:rsidRPr="00BD507B" w:rsidRDefault="00251273" w:rsidP="00251273">
      <w:pPr>
        <w:rPr>
          <w:b/>
          <w:bCs/>
          <w:lang w:bidi="he-IL"/>
        </w:rPr>
      </w:pPr>
      <w:r w:rsidRPr="00BD507B">
        <w:rPr>
          <w:b/>
          <w:bCs/>
          <w:lang w:bidi="he-IL"/>
        </w:rPr>
        <w:t xml:space="preserve">Trap group </w:t>
      </w:r>
      <w:r w:rsidR="00DA2FFA" w:rsidRPr="00BD507B">
        <w:rPr>
          <w:b/>
          <w:bCs/>
          <w:lang w:bidi="he-IL"/>
        </w:rPr>
        <w:t>attribute:</w:t>
      </w:r>
    </w:p>
    <w:p w14:paraId="41369C63" w14:textId="77777777" w:rsidR="00BD507B" w:rsidRPr="00BD507B" w:rsidRDefault="004269A5" w:rsidP="00251273">
      <w:pPr>
        <w:rPr>
          <w:b/>
          <w:bCs/>
          <w:lang w:bidi="he-IL"/>
        </w:rPr>
      </w:pPr>
      <w:r w:rsidRPr="00BD507B">
        <w:rPr>
          <w:b/>
          <w:bCs/>
          <w:lang w:bidi="he-IL"/>
        </w:rPr>
        <w:t>Priority –</w:t>
      </w:r>
      <w:r w:rsidR="00BD507B" w:rsidRPr="00BD507B">
        <w:rPr>
          <w:b/>
          <w:bCs/>
          <w:lang w:bidi="he-IL"/>
        </w:rPr>
        <w:t xml:space="preserve"> will be in use to resolve conflicts between contradiction actions </w:t>
      </w:r>
    </w:p>
    <w:p w14:paraId="671A65B1" w14:textId="77777777" w:rsidR="00BD507B" w:rsidRPr="00BD507B" w:rsidRDefault="00BD507B" w:rsidP="00BD507B">
      <w:pPr>
        <w:rPr>
          <w:b/>
          <w:bCs/>
          <w:lang w:bidi="he-IL"/>
        </w:rPr>
      </w:pPr>
      <w:r w:rsidRPr="00BD507B">
        <w:rPr>
          <w:b/>
          <w:bCs/>
          <w:lang w:bidi="he-IL"/>
        </w:rPr>
        <w:t xml:space="preserve"> CPU Queue – CPU queue to use</w:t>
      </w:r>
    </w:p>
    <w:p w14:paraId="7ABC2E6F" w14:textId="77777777" w:rsidR="00BD507B" w:rsidRPr="00BD507B" w:rsidRDefault="00BD507B" w:rsidP="00BD507B">
      <w:pPr>
        <w:rPr>
          <w:b/>
          <w:bCs/>
          <w:lang w:bidi="he-IL"/>
        </w:rPr>
      </w:pPr>
      <w:r w:rsidRPr="00BD507B">
        <w:rPr>
          <w:b/>
          <w:bCs/>
          <w:lang w:bidi="he-IL"/>
        </w:rPr>
        <w:t xml:space="preserve">Policer – rate limiter </w:t>
      </w:r>
    </w:p>
    <w:p w14:paraId="204E5130" w14:textId="77777777" w:rsidR="00251273" w:rsidRPr="00BD507B" w:rsidRDefault="00251273" w:rsidP="00251273">
      <w:pPr>
        <w:rPr>
          <w:b/>
          <w:bCs/>
          <w:lang w:bidi="he-IL"/>
        </w:rPr>
      </w:pPr>
    </w:p>
    <w:p w14:paraId="778D5176" w14:textId="77777777" w:rsidR="009070D9" w:rsidRDefault="009070D9" w:rsidP="00B41F3A">
      <w:pPr>
        <w:pStyle w:val="Heading3"/>
      </w:pPr>
      <w:bookmarkStart w:id="11" w:name="_Toc465354505"/>
      <w:bookmarkStart w:id="12" w:name="_Toc465354512"/>
      <w:r>
        <w:t>Control traffic identification</w:t>
      </w:r>
      <w:bookmarkEnd w:id="11"/>
      <w:r w:rsidR="00B41F3A">
        <w:t xml:space="preserve"> trap-id </w:t>
      </w:r>
      <w:r>
        <w:t xml:space="preserve"> </w:t>
      </w:r>
    </w:p>
    <w:p w14:paraId="037B1076" w14:textId="77777777" w:rsidR="009070D9" w:rsidRDefault="009070D9" w:rsidP="009070D9">
      <w:r>
        <w:t xml:space="preserve">SAI assigns a unique identifier </w:t>
      </w:r>
      <w:proofErr w:type="spellStart"/>
      <w:r w:rsidRPr="00907463">
        <w:rPr>
          <w:b/>
          <w:bCs/>
        </w:rPr>
        <w:t>trap_id</w:t>
      </w:r>
      <w:proofErr w:type="spellEnd"/>
      <w:r>
        <w:t xml:space="preserve"> to each control traffic </w:t>
      </w:r>
    </w:p>
    <w:p w14:paraId="23332442" w14:textId="77777777" w:rsidR="009070D9" w:rsidRDefault="009070D9" w:rsidP="009070D9">
      <w:pPr>
        <w:rPr>
          <w:b/>
          <w:bCs/>
        </w:rPr>
      </w:pPr>
      <w:r>
        <w:t>There are different types of trap</w:t>
      </w:r>
      <w:r>
        <w:rPr>
          <w:b/>
          <w:bCs/>
        </w:rPr>
        <w:t xml:space="preserve"> id:</w:t>
      </w:r>
    </w:p>
    <w:p w14:paraId="7C02C3F3" w14:textId="77777777" w:rsidR="009070D9" w:rsidRDefault="009070D9" w:rsidP="009070D9">
      <w:pPr>
        <w:rPr>
          <w:b/>
          <w:bCs/>
        </w:rPr>
      </w:pPr>
      <w:r>
        <w:object w:dxaOrig="17325" w:dyaOrig="9015">
          <v:shape id="_x0000_i1027" type="#_x0000_t75" style="width:406.95pt;height:211.4pt" o:ole="">
            <v:imagedata r:id="rId115" o:title=""/>
          </v:shape>
          <o:OLEObject Type="Embed" ProgID="Visio.Drawing.15" ShapeID="_x0000_i1027" DrawAspect="Content" ObjectID="_1666715499" r:id="rId116"/>
        </w:object>
      </w:r>
      <w:r>
        <w:rPr>
          <w:b/>
          <w:bCs/>
        </w:rPr>
        <w:t xml:space="preserve"> </w:t>
      </w:r>
    </w:p>
    <w:p w14:paraId="11244887" w14:textId="77777777" w:rsidR="009070D9" w:rsidRDefault="009070D9" w:rsidP="009070D9">
      <w:pPr>
        <w:rPr>
          <w:b/>
          <w:bCs/>
        </w:rPr>
      </w:pPr>
      <w:r>
        <w:rPr>
          <w:b/>
          <w:bCs/>
        </w:rPr>
        <w:t>L2 control protocol trap id:</w:t>
      </w:r>
    </w:p>
    <w:p w14:paraId="37FF1146" w14:textId="77777777" w:rsidR="009070D9" w:rsidRDefault="009070D9" w:rsidP="009070D9">
      <w:pPr>
        <w:ind w:left="720"/>
        <w:rPr>
          <w:b/>
          <w:bCs/>
        </w:rPr>
      </w:pPr>
      <w:r>
        <w:rPr>
          <w:b/>
          <w:bCs/>
        </w:rPr>
        <w:t xml:space="preserve"> </w:t>
      </w:r>
      <w:r w:rsidRPr="00907463">
        <w:t>Trap id</w:t>
      </w:r>
      <w:r>
        <w:t xml:space="preserve">s </w:t>
      </w:r>
      <w:r w:rsidRPr="00907463">
        <w:t xml:space="preserve">for </w:t>
      </w:r>
      <w:r>
        <w:t>well-known l2 control protocol, e.g. STP, LACP …</w:t>
      </w:r>
    </w:p>
    <w:p w14:paraId="4F46870A" w14:textId="77777777" w:rsidR="009070D9" w:rsidRDefault="009070D9" w:rsidP="009070D9">
      <w:pPr>
        <w:ind w:left="720"/>
        <w:rPr>
          <w:b/>
          <w:bCs/>
        </w:rPr>
      </w:pPr>
      <w:r>
        <w:rPr>
          <w:b/>
          <w:bCs/>
        </w:rPr>
        <w:t xml:space="preserve">By </w:t>
      </w:r>
      <w:proofErr w:type="gramStart"/>
      <w:r>
        <w:rPr>
          <w:b/>
          <w:bCs/>
        </w:rPr>
        <w:t>default</w:t>
      </w:r>
      <w:proofErr w:type="gramEnd"/>
      <w:r>
        <w:rPr>
          <w:b/>
          <w:bCs/>
        </w:rPr>
        <w:t xml:space="preserve"> PDU will be dropped all other will be forward </w:t>
      </w:r>
    </w:p>
    <w:p w14:paraId="5FB777F4" w14:textId="77777777" w:rsidR="009070D9" w:rsidRDefault="009070D9" w:rsidP="009070D9">
      <w:r>
        <w:rPr>
          <w:b/>
          <w:bCs/>
        </w:rPr>
        <w:t xml:space="preserve">Pre L3 control protocol trap id: </w:t>
      </w:r>
    </w:p>
    <w:p w14:paraId="1C81A602" w14:textId="77777777" w:rsidR="009070D9" w:rsidRDefault="009070D9" w:rsidP="009070D9">
      <w:pPr>
        <w:ind w:left="720"/>
        <w:rPr>
          <w:b/>
          <w:bCs/>
        </w:rPr>
      </w:pPr>
      <w:r w:rsidRPr="00907463">
        <w:t>Trap id</w:t>
      </w:r>
      <w:r>
        <w:t xml:space="preserve">s </w:t>
      </w:r>
      <w:r w:rsidRPr="00907463">
        <w:t xml:space="preserve">for </w:t>
      </w:r>
      <w:r>
        <w:t>well-known L3 control protocol, e.g. ARP, OSPF…</w:t>
      </w:r>
    </w:p>
    <w:p w14:paraId="34CA5073" w14:textId="77777777" w:rsidR="009070D9" w:rsidRDefault="009070D9" w:rsidP="009070D9">
      <w:pPr>
        <w:ind w:left="720"/>
        <w:rPr>
          <w:b/>
          <w:bCs/>
        </w:rPr>
      </w:pPr>
      <w:r>
        <w:rPr>
          <w:b/>
          <w:bCs/>
        </w:rPr>
        <w:t xml:space="preserve">By </w:t>
      </w:r>
      <w:proofErr w:type="gramStart"/>
      <w:r>
        <w:rPr>
          <w:b/>
          <w:bCs/>
        </w:rPr>
        <w:t>default</w:t>
      </w:r>
      <w:proofErr w:type="gramEnd"/>
      <w:r>
        <w:rPr>
          <w:b/>
          <w:bCs/>
        </w:rPr>
        <w:t xml:space="preserve"> all L3 control will be forward </w:t>
      </w:r>
    </w:p>
    <w:p w14:paraId="507D2EAF" w14:textId="77777777" w:rsidR="009070D9" w:rsidRDefault="009070D9" w:rsidP="009070D9">
      <w:pPr>
        <w:ind w:left="720"/>
        <w:rPr>
          <w:b/>
          <w:bCs/>
        </w:rPr>
      </w:pPr>
    </w:p>
    <w:p w14:paraId="6D74C06B" w14:textId="77777777" w:rsidR="009070D9" w:rsidRDefault="009070D9" w:rsidP="009070D9">
      <w:pPr>
        <w:rPr>
          <w:b/>
          <w:bCs/>
        </w:rPr>
      </w:pPr>
      <w:r>
        <w:rPr>
          <w:b/>
          <w:bCs/>
        </w:rPr>
        <w:t xml:space="preserve">Local IP (IP2ME) control protocol trap id: </w:t>
      </w:r>
    </w:p>
    <w:p w14:paraId="3306C8B3" w14:textId="77777777" w:rsidR="009070D9" w:rsidRDefault="009070D9" w:rsidP="009070D9">
      <w:pPr>
        <w:ind w:left="720"/>
        <w:rPr>
          <w:b/>
          <w:bCs/>
        </w:rPr>
      </w:pPr>
      <w:r w:rsidRPr="00907463">
        <w:t>Trap id</w:t>
      </w:r>
      <w:r>
        <w:t xml:space="preserve">s </w:t>
      </w:r>
      <w:r w:rsidRPr="00907463">
        <w:t xml:space="preserve">for </w:t>
      </w:r>
      <w:r>
        <w:t xml:space="preserve">well-known local L3 control protocol, e.g. BFD, BGP… </w:t>
      </w:r>
    </w:p>
    <w:p w14:paraId="264E505F" w14:textId="77777777" w:rsidR="009070D9" w:rsidRDefault="009070D9" w:rsidP="009070D9">
      <w:pPr>
        <w:ind w:left="720"/>
        <w:rPr>
          <w:b/>
          <w:bCs/>
        </w:rPr>
      </w:pPr>
      <w:r>
        <w:rPr>
          <w:b/>
          <w:bCs/>
        </w:rPr>
        <w:t xml:space="preserve">By </w:t>
      </w:r>
      <w:proofErr w:type="gramStart"/>
      <w:r>
        <w:rPr>
          <w:b/>
          <w:bCs/>
        </w:rPr>
        <w:t>default</w:t>
      </w:r>
      <w:proofErr w:type="gramEnd"/>
      <w:r>
        <w:rPr>
          <w:b/>
          <w:bCs/>
        </w:rPr>
        <w:t xml:space="preserve"> all IP2ME traffic will be drooped </w:t>
      </w:r>
    </w:p>
    <w:p w14:paraId="256E2215" w14:textId="77777777" w:rsidR="009070D9" w:rsidRDefault="009070D9" w:rsidP="009070D9">
      <w:pPr>
        <w:ind w:left="720"/>
        <w:rPr>
          <w:b/>
          <w:bCs/>
        </w:rPr>
      </w:pPr>
    </w:p>
    <w:p w14:paraId="0D1E43BE" w14:textId="77777777" w:rsidR="009070D9" w:rsidRDefault="009070D9" w:rsidP="009070D9">
      <w:pPr>
        <w:rPr>
          <w:b/>
          <w:bCs/>
        </w:rPr>
      </w:pPr>
      <w:r>
        <w:rPr>
          <w:b/>
          <w:bCs/>
        </w:rPr>
        <w:t xml:space="preserve">Pipeline exception trap id: </w:t>
      </w:r>
    </w:p>
    <w:p w14:paraId="5D1987C5" w14:textId="77777777" w:rsidR="009070D9" w:rsidRDefault="009070D9" w:rsidP="009070D9">
      <w:pPr>
        <w:ind w:left="720"/>
      </w:pPr>
      <w:r>
        <w:t>Trap id for an exception in the switch-router forwarding pipeline, e.g.</w:t>
      </w:r>
      <w:r w:rsidRPr="00907463">
        <w:t xml:space="preserve"> </w:t>
      </w:r>
      <w:r>
        <w:t xml:space="preserve">router TTL=1, RPF … </w:t>
      </w:r>
    </w:p>
    <w:p w14:paraId="377A6FCD" w14:textId="77777777" w:rsidR="009070D9" w:rsidRDefault="009070D9" w:rsidP="009070D9">
      <w:pPr>
        <w:ind w:left="720"/>
        <w:rPr>
          <w:b/>
          <w:bCs/>
        </w:rPr>
      </w:pPr>
      <w:r>
        <w:rPr>
          <w:b/>
          <w:bCs/>
        </w:rPr>
        <w:t xml:space="preserve">By </w:t>
      </w:r>
      <w:proofErr w:type="gramStart"/>
      <w:r>
        <w:rPr>
          <w:b/>
          <w:bCs/>
        </w:rPr>
        <w:t>default</w:t>
      </w:r>
      <w:proofErr w:type="gramEnd"/>
      <w:r>
        <w:rPr>
          <w:b/>
          <w:bCs/>
        </w:rPr>
        <w:t xml:space="preserve"> Pipeline exception traffic will be drooped </w:t>
      </w:r>
    </w:p>
    <w:p w14:paraId="6F1FE024" w14:textId="77777777" w:rsidR="009070D9" w:rsidRDefault="009070D9" w:rsidP="009070D9">
      <w:pPr>
        <w:ind w:left="720"/>
      </w:pPr>
    </w:p>
    <w:p w14:paraId="34E6A8A9" w14:textId="77777777" w:rsidR="009070D9" w:rsidRDefault="009070D9" w:rsidP="009070D9">
      <w:r w:rsidRPr="00907463">
        <w:rPr>
          <w:b/>
          <w:bCs/>
        </w:rPr>
        <w:t xml:space="preserve">User define </w:t>
      </w:r>
      <w:r>
        <w:rPr>
          <w:b/>
          <w:bCs/>
        </w:rPr>
        <w:t xml:space="preserve">trap id: </w:t>
      </w:r>
    </w:p>
    <w:p w14:paraId="0FE11E4F" w14:textId="77777777" w:rsidR="009070D9" w:rsidRDefault="009070D9" w:rsidP="009070D9">
      <w:r>
        <w:t xml:space="preserve">Application </w:t>
      </w:r>
      <w:proofErr w:type="gramStart"/>
      <w:r>
        <w:t xml:space="preserve">has the </w:t>
      </w:r>
      <w:r w:rsidRPr="008F2F57">
        <w:t xml:space="preserve">ability </w:t>
      </w:r>
      <w:r>
        <w:t>to</w:t>
      </w:r>
      <w:proofErr w:type="gramEnd"/>
      <w:r>
        <w:t xml:space="preserve"> </w:t>
      </w:r>
      <w:r w:rsidRPr="008F2F57">
        <w:t>extend and define additional control traffic</w:t>
      </w:r>
      <w:r>
        <w:t xml:space="preserve"> trap id in order to support a </w:t>
      </w:r>
      <w:r w:rsidRPr="008F2F57">
        <w:t>new o</w:t>
      </w:r>
      <w:r>
        <w:t xml:space="preserve">r proprietary control protocol </w:t>
      </w:r>
      <w:r w:rsidRPr="008F2F57">
        <w:t>or to define an additional exc</w:t>
      </w:r>
      <w:r>
        <w:t>eption in the switch pipeline. T</w:t>
      </w:r>
      <w:r w:rsidRPr="008F2F57">
        <w:t>his capability is achieved by providing</w:t>
      </w:r>
      <w:r>
        <w:t xml:space="preserve"> the ability to define trap-id via the switch-router pipeline, e.g. ACL</w:t>
      </w:r>
      <w:r w:rsidRPr="008F2F57">
        <w:t>,</w:t>
      </w:r>
      <w:r>
        <w:t xml:space="preserve"> </w:t>
      </w:r>
      <w:r w:rsidRPr="008F2F57">
        <w:t xml:space="preserve">router … </w:t>
      </w:r>
    </w:p>
    <w:p w14:paraId="4A54780B" w14:textId="77777777" w:rsidR="009070D9" w:rsidRDefault="009070D9" w:rsidP="009070D9">
      <w:pPr>
        <w:rPr>
          <w:b/>
          <w:bCs/>
        </w:rPr>
      </w:pPr>
      <w:r>
        <w:rPr>
          <w:b/>
          <w:bCs/>
        </w:rPr>
        <w:t xml:space="preserve">By </w:t>
      </w:r>
      <w:r w:rsidR="00832AD9">
        <w:rPr>
          <w:b/>
          <w:bCs/>
        </w:rPr>
        <w:t>default,</w:t>
      </w:r>
      <w:r>
        <w:rPr>
          <w:b/>
          <w:bCs/>
        </w:rPr>
        <w:t xml:space="preserve"> user define CPU copy will be drooped (including </w:t>
      </w:r>
      <w:proofErr w:type="spellStart"/>
      <w:r>
        <w:rPr>
          <w:b/>
          <w:bCs/>
        </w:rPr>
        <w:t>Sflow</w:t>
      </w:r>
      <w:proofErr w:type="spellEnd"/>
      <w:r>
        <w:rPr>
          <w:b/>
          <w:bCs/>
        </w:rPr>
        <w:t xml:space="preserve">) </w:t>
      </w:r>
    </w:p>
    <w:p w14:paraId="258E1271" w14:textId="77777777" w:rsidR="00B41F3A" w:rsidRDefault="00EA7442" w:rsidP="00B41F3A">
      <w:pPr>
        <w:pStyle w:val="Heading3"/>
      </w:pPr>
      <w:r>
        <w:t xml:space="preserve">Trap action </w:t>
      </w:r>
    </w:p>
    <w:p w14:paraId="566647B9" w14:textId="77777777" w:rsidR="00B41F3A" w:rsidRDefault="00B41F3A" w:rsidP="00B41F3A">
      <w:r>
        <w:t xml:space="preserve">Application can register to receive a </w:t>
      </w:r>
      <w:proofErr w:type="spellStart"/>
      <w:r>
        <w:t>trap_id</w:t>
      </w:r>
      <w:proofErr w:type="spellEnd"/>
      <w:r>
        <w:t xml:space="preserve">. In </w:t>
      </w:r>
      <w:r w:rsidR="00832AD9">
        <w:t>addition,</w:t>
      </w:r>
      <w:r>
        <w:t xml:space="preserve"> it can control the action to apply on the trap-id, options are: </w:t>
      </w:r>
    </w:p>
    <w:p w14:paraId="2CDA79C5" w14:textId="77777777" w:rsidR="00B41F3A" w:rsidRDefault="00B41F3A" w:rsidP="00B41F3A">
      <w:r>
        <w:t xml:space="preserve">Ignore – forward the trap-id as a regular packet </w:t>
      </w:r>
    </w:p>
    <w:p w14:paraId="547E542E" w14:textId="77777777" w:rsidR="00B41F3A" w:rsidRDefault="00B41F3A" w:rsidP="00B41F3A">
      <w:r>
        <w:t xml:space="preserve">Trap – terminate pipeline and send packet to CPU </w:t>
      </w:r>
    </w:p>
    <w:p w14:paraId="0D704BD8" w14:textId="77777777" w:rsidR="00B41F3A" w:rsidRDefault="00B41F3A" w:rsidP="00B41F3A">
      <w:r>
        <w:t xml:space="preserve">Mirror- sent a copy to the CPU, the original packet will continue the pipeline   </w:t>
      </w:r>
    </w:p>
    <w:p w14:paraId="281A5CDC" w14:textId="77777777" w:rsidR="00B41F3A" w:rsidRDefault="00B41F3A" w:rsidP="00B41F3A">
      <w:r>
        <w:t xml:space="preserve">Discard – drop </w:t>
      </w:r>
    </w:p>
    <w:p w14:paraId="16693107" w14:textId="77777777" w:rsidR="00EA7442" w:rsidRDefault="00EA7442" w:rsidP="00250311">
      <w:pPr>
        <w:pStyle w:val="Heading4"/>
      </w:pPr>
      <w:r>
        <w:t>Trap action</w:t>
      </w:r>
      <w:r w:rsidR="00250311">
        <w:t xml:space="preserve">s </w:t>
      </w:r>
    </w:p>
    <w:p w14:paraId="5C8A897F" w14:textId="77777777" w:rsidR="00EA7442" w:rsidRDefault="00EA7442" w:rsidP="00B41F3A">
      <w:r>
        <w:t xml:space="preserve"> </w:t>
      </w:r>
    </w:p>
    <w:tbl>
      <w:tblPr>
        <w:tblStyle w:val="TableGrid"/>
        <w:tblW w:w="9895" w:type="dxa"/>
        <w:tblLook w:val="04A0" w:firstRow="1" w:lastRow="0" w:firstColumn="1" w:lastColumn="0" w:noHBand="0" w:noVBand="1"/>
      </w:tblPr>
      <w:tblGrid>
        <w:gridCol w:w="1410"/>
        <w:gridCol w:w="1624"/>
        <w:gridCol w:w="1624"/>
        <w:gridCol w:w="2618"/>
        <w:gridCol w:w="1449"/>
        <w:gridCol w:w="1170"/>
      </w:tblGrid>
      <w:tr w:rsidR="00EA7442" w:rsidRPr="00EA7442" w14:paraId="3A718A6E" w14:textId="77777777" w:rsidTr="00A57D49">
        <w:tc>
          <w:tcPr>
            <w:tcW w:w="1410" w:type="dxa"/>
          </w:tcPr>
          <w:p w14:paraId="49C9B091" w14:textId="77777777" w:rsidR="00EA7442" w:rsidRPr="00EA7442" w:rsidRDefault="00EA7442" w:rsidP="00B41F3A">
            <w:pPr>
              <w:rPr>
                <w:sz w:val="18"/>
                <w:szCs w:val="18"/>
              </w:rPr>
            </w:pPr>
          </w:p>
        </w:tc>
        <w:tc>
          <w:tcPr>
            <w:tcW w:w="1624" w:type="dxa"/>
          </w:tcPr>
          <w:p w14:paraId="598785F0" w14:textId="77777777" w:rsidR="00EA7442" w:rsidRPr="00EA7442" w:rsidRDefault="00A57D49" w:rsidP="00B41F3A">
            <w:pPr>
              <w:rPr>
                <w:sz w:val="18"/>
                <w:szCs w:val="18"/>
              </w:rPr>
            </w:pPr>
            <w:r w:rsidRPr="00E14AB7">
              <w:rPr>
                <w:b/>
                <w:bCs/>
                <w:sz w:val="18"/>
                <w:szCs w:val="18"/>
              </w:rPr>
              <w:t>Switch traps</w:t>
            </w:r>
          </w:p>
        </w:tc>
        <w:tc>
          <w:tcPr>
            <w:tcW w:w="1624" w:type="dxa"/>
          </w:tcPr>
          <w:p w14:paraId="3F2A2B2B" w14:textId="77777777" w:rsidR="00EA7442" w:rsidRPr="00EA7442" w:rsidRDefault="00A57D49" w:rsidP="00B41F3A">
            <w:pPr>
              <w:rPr>
                <w:sz w:val="18"/>
                <w:szCs w:val="18"/>
              </w:rPr>
            </w:pPr>
            <w:r w:rsidRPr="00E14AB7">
              <w:rPr>
                <w:b/>
                <w:bCs/>
                <w:sz w:val="18"/>
                <w:szCs w:val="18"/>
              </w:rPr>
              <w:t>Router traps</w:t>
            </w:r>
            <w:r>
              <w:rPr>
                <w:sz w:val="18"/>
                <w:szCs w:val="18"/>
              </w:rPr>
              <w:t xml:space="preserve"> </w:t>
            </w:r>
          </w:p>
        </w:tc>
        <w:tc>
          <w:tcPr>
            <w:tcW w:w="2618" w:type="dxa"/>
          </w:tcPr>
          <w:p w14:paraId="4FC6E870" w14:textId="77777777" w:rsidR="00EA7442" w:rsidRPr="00EA7442" w:rsidRDefault="00EA7442" w:rsidP="00B41F3A">
            <w:pPr>
              <w:rPr>
                <w:sz w:val="18"/>
                <w:szCs w:val="18"/>
              </w:rPr>
            </w:pPr>
            <w:r w:rsidRPr="00EA7442">
              <w:rPr>
                <w:b/>
                <w:bCs/>
                <w:sz w:val="18"/>
                <w:szCs w:val="18"/>
              </w:rPr>
              <w:t>Local IP trap</w:t>
            </w:r>
            <w:r w:rsidR="00A57D49">
              <w:rPr>
                <w:b/>
                <w:bCs/>
                <w:sz w:val="18"/>
                <w:szCs w:val="18"/>
              </w:rPr>
              <w:t xml:space="preserve">s </w:t>
            </w:r>
          </w:p>
        </w:tc>
        <w:tc>
          <w:tcPr>
            <w:tcW w:w="1449" w:type="dxa"/>
          </w:tcPr>
          <w:p w14:paraId="1CCFE609" w14:textId="77777777" w:rsidR="00EA7442" w:rsidRPr="00EA7442" w:rsidRDefault="00EA7442" w:rsidP="00B41F3A">
            <w:pPr>
              <w:rPr>
                <w:sz w:val="18"/>
                <w:szCs w:val="18"/>
              </w:rPr>
            </w:pPr>
            <w:r w:rsidRPr="00EA7442">
              <w:rPr>
                <w:b/>
                <w:bCs/>
                <w:sz w:val="18"/>
                <w:szCs w:val="18"/>
              </w:rPr>
              <w:t>Pipeline exception trap id</w:t>
            </w:r>
          </w:p>
        </w:tc>
        <w:tc>
          <w:tcPr>
            <w:tcW w:w="1170" w:type="dxa"/>
          </w:tcPr>
          <w:p w14:paraId="6EB89679" w14:textId="77777777" w:rsidR="00EA7442" w:rsidRPr="00EA7442" w:rsidRDefault="00EA7442" w:rsidP="00B41F3A">
            <w:pPr>
              <w:rPr>
                <w:b/>
                <w:bCs/>
                <w:sz w:val="18"/>
                <w:szCs w:val="18"/>
              </w:rPr>
            </w:pPr>
            <w:r w:rsidRPr="00EA7442">
              <w:rPr>
                <w:b/>
                <w:bCs/>
                <w:sz w:val="18"/>
                <w:szCs w:val="18"/>
              </w:rPr>
              <w:t>User define trap id</w:t>
            </w:r>
          </w:p>
        </w:tc>
      </w:tr>
      <w:tr w:rsidR="00EA7442" w14:paraId="313175D0" w14:textId="77777777" w:rsidTr="00A57D49">
        <w:tc>
          <w:tcPr>
            <w:tcW w:w="1410" w:type="dxa"/>
          </w:tcPr>
          <w:p w14:paraId="30D87C26" w14:textId="77777777" w:rsidR="00EA7442" w:rsidRDefault="00EA7442" w:rsidP="00B41F3A">
            <w:r>
              <w:t>Ignore</w:t>
            </w:r>
          </w:p>
        </w:tc>
        <w:tc>
          <w:tcPr>
            <w:tcW w:w="1624" w:type="dxa"/>
          </w:tcPr>
          <w:p w14:paraId="7C1F7DA4" w14:textId="77777777" w:rsidR="00EA7442" w:rsidRDefault="00EA7442" w:rsidP="00B41F3A">
            <w:r>
              <w:t>Forward</w:t>
            </w:r>
            <w:r w:rsidR="00250311">
              <w:t xml:space="preserve"> to</w:t>
            </w:r>
            <w:r>
              <w:t xml:space="preserve"> bridge </w:t>
            </w:r>
          </w:p>
        </w:tc>
        <w:tc>
          <w:tcPr>
            <w:tcW w:w="1624" w:type="dxa"/>
          </w:tcPr>
          <w:p w14:paraId="5F23F37D" w14:textId="77777777" w:rsidR="00EA7442" w:rsidRDefault="00EA7442" w:rsidP="00B41F3A">
            <w:r>
              <w:t xml:space="preserve">Forward </w:t>
            </w:r>
            <w:r w:rsidR="00AF02F1">
              <w:t xml:space="preserve">to </w:t>
            </w:r>
            <w:r>
              <w:t xml:space="preserve">router </w:t>
            </w:r>
          </w:p>
        </w:tc>
        <w:tc>
          <w:tcPr>
            <w:tcW w:w="2618" w:type="dxa"/>
          </w:tcPr>
          <w:p w14:paraId="0140E672" w14:textId="77777777" w:rsidR="00AF02F1" w:rsidRDefault="00AF02F1" w:rsidP="00AF02F1">
            <w:r>
              <w:t xml:space="preserve">Bridge-forward </w:t>
            </w:r>
          </w:p>
          <w:p w14:paraId="31D54356" w14:textId="77777777" w:rsidR="00AF02F1" w:rsidRDefault="00AF02F1" w:rsidP="00AF02F1">
            <w:r>
              <w:t xml:space="preserve">Router-forward </w:t>
            </w:r>
          </w:p>
          <w:p w14:paraId="5D84FC41" w14:textId="77777777" w:rsidR="00EA7442" w:rsidRDefault="00A57D49" w:rsidP="00B41F3A">
            <w:r>
              <w:t>Local IP -</w:t>
            </w:r>
            <w:r w:rsidR="00EA7442">
              <w:t>Trap to CPU as IP2ME</w:t>
            </w:r>
          </w:p>
        </w:tc>
        <w:tc>
          <w:tcPr>
            <w:tcW w:w="1449" w:type="dxa"/>
          </w:tcPr>
          <w:p w14:paraId="51CE2FED" w14:textId="77777777" w:rsidR="00EA7442" w:rsidRDefault="00EA7442" w:rsidP="00B41F3A">
            <w:r>
              <w:t>NA</w:t>
            </w:r>
          </w:p>
        </w:tc>
        <w:tc>
          <w:tcPr>
            <w:tcW w:w="1170" w:type="dxa"/>
          </w:tcPr>
          <w:p w14:paraId="6E11853D" w14:textId="77777777" w:rsidR="00EA7442" w:rsidRDefault="00EA7442" w:rsidP="00B41F3A">
            <w:r>
              <w:t>NA</w:t>
            </w:r>
          </w:p>
        </w:tc>
      </w:tr>
      <w:tr w:rsidR="00EA7442" w14:paraId="3DF4E642" w14:textId="77777777" w:rsidTr="00A57D49">
        <w:tc>
          <w:tcPr>
            <w:tcW w:w="1410" w:type="dxa"/>
          </w:tcPr>
          <w:p w14:paraId="518181C1" w14:textId="77777777" w:rsidR="00EA7442" w:rsidRDefault="00EA7442" w:rsidP="00B41F3A">
            <w:r>
              <w:t>Trap</w:t>
            </w:r>
          </w:p>
        </w:tc>
        <w:tc>
          <w:tcPr>
            <w:tcW w:w="1624" w:type="dxa"/>
          </w:tcPr>
          <w:p w14:paraId="705BB71B" w14:textId="77777777" w:rsidR="00EA7442" w:rsidRDefault="00EA7442" w:rsidP="00EA7442">
            <w:r>
              <w:t xml:space="preserve">trap and terminate pipeline    </w:t>
            </w:r>
          </w:p>
        </w:tc>
        <w:tc>
          <w:tcPr>
            <w:tcW w:w="1624" w:type="dxa"/>
          </w:tcPr>
          <w:p w14:paraId="098C7987" w14:textId="77777777" w:rsidR="00EA7442" w:rsidRDefault="00AF02F1" w:rsidP="00B41F3A">
            <w:r>
              <w:t>Bridge</w:t>
            </w:r>
            <w:r w:rsidR="00EA7442">
              <w:t xml:space="preserve">- forward </w:t>
            </w:r>
          </w:p>
          <w:p w14:paraId="6D1EE71D" w14:textId="77777777" w:rsidR="00EA7442" w:rsidRDefault="00AF02F1" w:rsidP="00B41F3A">
            <w:r>
              <w:t>router</w:t>
            </w:r>
            <w:r w:rsidR="00EA7442">
              <w:t xml:space="preserve">- trap and terminate pipeline   </w:t>
            </w:r>
          </w:p>
        </w:tc>
        <w:tc>
          <w:tcPr>
            <w:tcW w:w="2618" w:type="dxa"/>
          </w:tcPr>
          <w:p w14:paraId="559530C8" w14:textId="77777777" w:rsidR="00EA7442" w:rsidRDefault="00AF02F1" w:rsidP="00EA7442">
            <w:r>
              <w:t>Bridge</w:t>
            </w:r>
            <w:r w:rsidR="00EA7442">
              <w:t xml:space="preserve">-forward </w:t>
            </w:r>
          </w:p>
          <w:p w14:paraId="577D3C33" w14:textId="77777777" w:rsidR="00EA7442" w:rsidRDefault="00AF02F1" w:rsidP="00EA7442">
            <w:r>
              <w:t>Router</w:t>
            </w:r>
            <w:r w:rsidR="00EA7442">
              <w:t xml:space="preserve">-forward </w:t>
            </w:r>
          </w:p>
          <w:p w14:paraId="7A7B5EAB" w14:textId="77777777" w:rsidR="00EA7442" w:rsidRDefault="00AF02F1" w:rsidP="00EA7442">
            <w:r>
              <w:t>Local IP</w:t>
            </w:r>
            <w:r w:rsidR="00EA7442" w:rsidRPr="00250311">
              <w:t xml:space="preserve">- </w:t>
            </w:r>
            <w:r w:rsidR="00EA7442">
              <w:t xml:space="preserve">trap </w:t>
            </w:r>
          </w:p>
        </w:tc>
        <w:tc>
          <w:tcPr>
            <w:tcW w:w="1449" w:type="dxa"/>
          </w:tcPr>
          <w:p w14:paraId="69EBC6C5" w14:textId="77777777" w:rsidR="00EA7442" w:rsidRDefault="00EA7442" w:rsidP="00B41F3A">
            <w:r>
              <w:t xml:space="preserve">Trap according to the pipeline stage  </w:t>
            </w:r>
          </w:p>
        </w:tc>
        <w:tc>
          <w:tcPr>
            <w:tcW w:w="1170" w:type="dxa"/>
          </w:tcPr>
          <w:p w14:paraId="15356F20" w14:textId="77777777" w:rsidR="00EA7442" w:rsidRDefault="00EA7442" w:rsidP="00B41F3A">
            <w:r>
              <w:t>NA</w:t>
            </w:r>
          </w:p>
        </w:tc>
      </w:tr>
      <w:tr w:rsidR="00EA7442" w14:paraId="40033E18" w14:textId="77777777" w:rsidTr="00A57D49">
        <w:tc>
          <w:tcPr>
            <w:tcW w:w="1410" w:type="dxa"/>
          </w:tcPr>
          <w:p w14:paraId="77323E53" w14:textId="77777777" w:rsidR="00EA7442" w:rsidRDefault="00EA7442" w:rsidP="00B41F3A">
            <w:r>
              <w:t>Mirror</w:t>
            </w:r>
          </w:p>
        </w:tc>
        <w:tc>
          <w:tcPr>
            <w:tcW w:w="1624" w:type="dxa"/>
          </w:tcPr>
          <w:p w14:paraId="5D8DF9E0" w14:textId="77777777" w:rsidR="00EA7442" w:rsidRDefault="00EA7442" w:rsidP="00B41F3A">
            <w:r>
              <w:t xml:space="preserve">trap and </w:t>
            </w:r>
            <w:r w:rsidR="00250311">
              <w:t>Forward to bridge</w:t>
            </w:r>
          </w:p>
        </w:tc>
        <w:tc>
          <w:tcPr>
            <w:tcW w:w="1624" w:type="dxa"/>
          </w:tcPr>
          <w:p w14:paraId="2AB7ECCE" w14:textId="77777777" w:rsidR="00EA7442" w:rsidRDefault="00AF02F1" w:rsidP="00EA7442">
            <w:r>
              <w:t>Bridge</w:t>
            </w:r>
            <w:r w:rsidR="00EA7442">
              <w:t xml:space="preserve">- forward </w:t>
            </w:r>
          </w:p>
          <w:p w14:paraId="6D0459EC" w14:textId="77777777" w:rsidR="00EA7442" w:rsidRDefault="00AF02F1" w:rsidP="00EA7442">
            <w:r>
              <w:t>router</w:t>
            </w:r>
            <w:r w:rsidR="00EA7442">
              <w:t>-</w:t>
            </w:r>
            <w:r w:rsidR="00250311">
              <w:t xml:space="preserve">Forward </w:t>
            </w:r>
            <w:r>
              <w:t>and copy to CPU</w:t>
            </w:r>
          </w:p>
        </w:tc>
        <w:tc>
          <w:tcPr>
            <w:tcW w:w="2618" w:type="dxa"/>
          </w:tcPr>
          <w:p w14:paraId="5AFAB0B0" w14:textId="77777777" w:rsidR="00EA7442" w:rsidRDefault="00EA7442" w:rsidP="00B41F3A">
            <w:r>
              <w:t xml:space="preserve">NA </w:t>
            </w:r>
          </w:p>
        </w:tc>
        <w:tc>
          <w:tcPr>
            <w:tcW w:w="1449" w:type="dxa"/>
          </w:tcPr>
          <w:p w14:paraId="5E5936D0" w14:textId="77777777" w:rsidR="00EA7442" w:rsidRDefault="00250311" w:rsidP="00B41F3A">
            <w:r>
              <w:t xml:space="preserve">NA </w:t>
            </w:r>
          </w:p>
        </w:tc>
        <w:tc>
          <w:tcPr>
            <w:tcW w:w="1170" w:type="dxa"/>
          </w:tcPr>
          <w:p w14:paraId="1F98B277" w14:textId="77777777" w:rsidR="00EA7442" w:rsidRDefault="00EA7442" w:rsidP="00B41F3A">
            <w:r>
              <w:t>NA</w:t>
            </w:r>
          </w:p>
        </w:tc>
      </w:tr>
      <w:tr w:rsidR="00EA7442" w14:paraId="22D1F765" w14:textId="77777777" w:rsidTr="00A57D49">
        <w:tc>
          <w:tcPr>
            <w:tcW w:w="1410" w:type="dxa"/>
          </w:tcPr>
          <w:p w14:paraId="577207C4" w14:textId="77777777" w:rsidR="00EA7442" w:rsidRDefault="00EA7442" w:rsidP="00B41F3A">
            <w:r>
              <w:t xml:space="preserve">Discard </w:t>
            </w:r>
          </w:p>
        </w:tc>
        <w:tc>
          <w:tcPr>
            <w:tcW w:w="1624" w:type="dxa"/>
          </w:tcPr>
          <w:p w14:paraId="4CA0DD5E" w14:textId="77777777" w:rsidR="00EA7442" w:rsidRDefault="00250311" w:rsidP="00B41F3A">
            <w:r>
              <w:t xml:space="preserve">discard </w:t>
            </w:r>
          </w:p>
        </w:tc>
        <w:tc>
          <w:tcPr>
            <w:tcW w:w="1624" w:type="dxa"/>
          </w:tcPr>
          <w:p w14:paraId="52593FF4" w14:textId="77777777" w:rsidR="00EA7442" w:rsidRDefault="00AF02F1" w:rsidP="00AF02F1">
            <w:r>
              <w:t>Bridge</w:t>
            </w:r>
            <w:r w:rsidR="00250311">
              <w:t xml:space="preserve">- </w:t>
            </w:r>
            <w:r>
              <w:t>forward Router</w:t>
            </w:r>
            <w:r w:rsidR="00250311">
              <w:t xml:space="preserve">–discard </w:t>
            </w:r>
          </w:p>
        </w:tc>
        <w:tc>
          <w:tcPr>
            <w:tcW w:w="2618" w:type="dxa"/>
          </w:tcPr>
          <w:p w14:paraId="44F7678E" w14:textId="77777777" w:rsidR="00250311" w:rsidRDefault="00AF02F1" w:rsidP="00250311">
            <w:r>
              <w:t xml:space="preserve">Bridge </w:t>
            </w:r>
            <w:r w:rsidR="00250311">
              <w:t xml:space="preserve">- forward </w:t>
            </w:r>
          </w:p>
          <w:p w14:paraId="624C8C59" w14:textId="77777777" w:rsidR="00250311" w:rsidRDefault="00AF02F1" w:rsidP="00250311">
            <w:r>
              <w:t>Router</w:t>
            </w:r>
            <w:r w:rsidR="00250311">
              <w:t xml:space="preserve"> -forward </w:t>
            </w:r>
          </w:p>
          <w:p w14:paraId="2DB12366" w14:textId="77777777" w:rsidR="00EA7442" w:rsidRDefault="00AF02F1" w:rsidP="00250311">
            <w:r>
              <w:t xml:space="preserve">Local IP </w:t>
            </w:r>
            <w:r w:rsidR="00250311" w:rsidRPr="00250311">
              <w:t>- discard</w:t>
            </w:r>
            <w:r w:rsidR="00250311">
              <w:rPr>
                <w:b/>
                <w:bCs/>
                <w:sz w:val="18"/>
                <w:szCs w:val="18"/>
              </w:rPr>
              <w:t xml:space="preserve"> </w:t>
            </w:r>
          </w:p>
        </w:tc>
        <w:tc>
          <w:tcPr>
            <w:tcW w:w="1449" w:type="dxa"/>
          </w:tcPr>
          <w:p w14:paraId="7FA7DD90" w14:textId="77777777" w:rsidR="00EA7442" w:rsidRDefault="00250311" w:rsidP="00B41F3A">
            <w:r>
              <w:t xml:space="preserve">Discard according to the pipeline stage  </w:t>
            </w:r>
          </w:p>
        </w:tc>
        <w:tc>
          <w:tcPr>
            <w:tcW w:w="1170" w:type="dxa"/>
          </w:tcPr>
          <w:p w14:paraId="65EBD186" w14:textId="77777777" w:rsidR="00EA7442" w:rsidRDefault="00EA7442" w:rsidP="00B41F3A">
            <w:r>
              <w:t>NA</w:t>
            </w:r>
          </w:p>
        </w:tc>
      </w:tr>
    </w:tbl>
    <w:p w14:paraId="6C0C9EE0" w14:textId="77777777" w:rsidR="00832AD9" w:rsidRPr="00477A1F" w:rsidRDefault="00832AD9" w:rsidP="00B41F3A"/>
    <w:p w14:paraId="3B37F8A0" w14:textId="77777777" w:rsidR="00B41F3A" w:rsidRDefault="00B41F3A" w:rsidP="008379D6">
      <w:pPr>
        <w:pStyle w:val="Heading3"/>
      </w:pPr>
      <w:bookmarkStart w:id="13" w:name="_Toc465354508"/>
      <w:r>
        <w:t>Packet send and receive</w:t>
      </w:r>
      <w:bookmarkEnd w:id="13"/>
      <w:r>
        <w:t xml:space="preserve">  </w:t>
      </w:r>
    </w:p>
    <w:p w14:paraId="6D49F8B3" w14:textId="77777777" w:rsidR="00B41F3A" w:rsidRDefault="00B41F3A" w:rsidP="00B41F3A">
      <w:r>
        <w:t xml:space="preserve">SAI provides three different channels in order to send and receive packet from and to the CPU </w:t>
      </w:r>
    </w:p>
    <w:p w14:paraId="49D6DE6B" w14:textId="77777777" w:rsidR="00B41F3A" w:rsidRPr="00477A1F" w:rsidRDefault="00B41F3A" w:rsidP="00B41F3A">
      <w:pPr>
        <w:pStyle w:val="ListParagraph"/>
        <w:numPr>
          <w:ilvl w:val="0"/>
          <w:numId w:val="11"/>
        </w:numPr>
      </w:pPr>
      <w:r w:rsidRPr="00477A1F">
        <w:t xml:space="preserve">OS network device </w:t>
      </w:r>
    </w:p>
    <w:p w14:paraId="531F7E38" w14:textId="77777777" w:rsidR="00B41F3A" w:rsidRPr="00477A1F" w:rsidRDefault="00B41F3A" w:rsidP="00B41F3A">
      <w:pPr>
        <w:pStyle w:val="ListParagraph"/>
        <w:numPr>
          <w:ilvl w:val="0"/>
          <w:numId w:val="11"/>
        </w:numPr>
      </w:pPr>
      <w:r w:rsidRPr="00477A1F">
        <w:t xml:space="preserve">a </w:t>
      </w:r>
      <w:r w:rsidR="00832AD9" w:rsidRPr="00477A1F">
        <w:t>generic file</w:t>
      </w:r>
      <w:r w:rsidRPr="00477A1F">
        <w:t xml:space="preserve"> </w:t>
      </w:r>
      <w:proofErr w:type="gramStart"/>
      <w:r w:rsidRPr="00477A1F">
        <w:t>socket</w:t>
      </w:r>
      <w:proofErr w:type="gramEnd"/>
      <w:r w:rsidRPr="00477A1F">
        <w:t xml:space="preserve">  </w:t>
      </w:r>
    </w:p>
    <w:p w14:paraId="7A3A11E4" w14:textId="77777777" w:rsidR="00B41F3A" w:rsidRPr="00477A1F" w:rsidRDefault="00B41F3A" w:rsidP="00B41F3A">
      <w:pPr>
        <w:pStyle w:val="ListParagraph"/>
        <w:numPr>
          <w:ilvl w:val="0"/>
          <w:numId w:val="11"/>
        </w:numPr>
      </w:pPr>
      <w:r>
        <w:t xml:space="preserve">send </w:t>
      </w:r>
      <w:r w:rsidRPr="00477A1F">
        <w:t xml:space="preserve">function </w:t>
      </w:r>
      <w:r>
        <w:t xml:space="preserve">and receive function / receive function </w:t>
      </w:r>
      <w:r w:rsidRPr="00477A1F">
        <w:t xml:space="preserve">callback </w:t>
      </w:r>
    </w:p>
    <w:p w14:paraId="20CD5915" w14:textId="77777777" w:rsidR="00B41F3A" w:rsidRDefault="00B41F3A" w:rsidP="00B41F3A">
      <w:pPr>
        <w:pStyle w:val="Heading3"/>
      </w:pPr>
      <w:bookmarkStart w:id="14" w:name="_Toc465354509"/>
      <w:r>
        <w:t>Packet send and receive - net device</w:t>
      </w:r>
      <w:bookmarkEnd w:id="14"/>
      <w:r>
        <w:t xml:space="preserve"> </w:t>
      </w:r>
    </w:p>
    <w:p w14:paraId="00DF3AD9" w14:textId="77777777" w:rsidR="00B41F3A" w:rsidRDefault="00B41F3A" w:rsidP="00B41F3A">
      <w:r>
        <w:t xml:space="preserve">SAI will provide the ability to receive (and send) trap-id on the operation system network device infrastructure. </w:t>
      </w:r>
    </w:p>
    <w:p w14:paraId="0EE13D80" w14:textId="77777777" w:rsidR="00B41F3A" w:rsidRDefault="00B41F3A" w:rsidP="00B41F3A">
      <w:r>
        <w:t xml:space="preserve">This is done in order to enable standard application such as Quagga to operate the switch as if it is a host.  </w:t>
      </w:r>
    </w:p>
    <w:p w14:paraId="7201007C" w14:textId="77777777" w:rsidR="00B41F3A" w:rsidRDefault="00B41F3A" w:rsidP="00B41F3A">
      <w:r>
        <w:t>SAI will provide the ability to create these net devices whether they represent a physical port or a L3 router interface.</w:t>
      </w:r>
    </w:p>
    <w:p w14:paraId="2B7C881A" w14:textId="77777777" w:rsidR="00B41F3A" w:rsidRPr="00535E56" w:rsidRDefault="00B41F3A" w:rsidP="00B41F3A">
      <w:r w:rsidRPr="00535E56">
        <w:t>On RX, the driver</w:t>
      </w:r>
      <w:r>
        <w:t xml:space="preserve"> should</w:t>
      </w:r>
      <w:r w:rsidRPr="00535E56">
        <w:t xml:space="preserve"> </w:t>
      </w:r>
      <w:proofErr w:type="spellStart"/>
      <w:r w:rsidRPr="00535E56">
        <w:t>demux</w:t>
      </w:r>
      <w:proofErr w:type="spellEnd"/>
      <w:r w:rsidRPr="00535E56">
        <w:t xml:space="preserve"> the packet to the relevant net device according to incoming port / RIF ID</w:t>
      </w:r>
      <w:r>
        <w:t>.</w:t>
      </w:r>
    </w:p>
    <w:p w14:paraId="637E10A7" w14:textId="77777777" w:rsidR="009070D9" w:rsidRPr="008F2F57" w:rsidRDefault="00B41F3A" w:rsidP="00B41F3A">
      <w:r w:rsidRPr="00535E56">
        <w:t>On TX, the application chooses which net device to use</w:t>
      </w:r>
    </w:p>
    <w:p w14:paraId="7651D43F" w14:textId="77777777" w:rsidR="009070D9" w:rsidRDefault="009070D9" w:rsidP="009070D9">
      <w:pPr>
        <w:pStyle w:val="Heading2"/>
        <w:numPr>
          <w:ilvl w:val="0"/>
          <w:numId w:val="0"/>
        </w:numPr>
        <w:ind w:left="576"/>
        <w:rPr>
          <w:lang w:bidi="he-IL"/>
        </w:rPr>
      </w:pPr>
    </w:p>
    <w:p w14:paraId="3C485F36" w14:textId="77777777" w:rsidR="007216BC" w:rsidRDefault="007216BC" w:rsidP="008379D6">
      <w:pPr>
        <w:pStyle w:val="Heading1"/>
        <w:rPr>
          <w:lang w:bidi="he-IL"/>
        </w:rPr>
      </w:pPr>
      <w:r>
        <w:t>Host if - Pipeline</w:t>
      </w:r>
      <w:bookmarkEnd w:id="12"/>
    </w:p>
    <w:p w14:paraId="3F796ADE" w14:textId="77777777" w:rsidR="007216BC" w:rsidRDefault="00177FB8" w:rsidP="008379D6">
      <w:pPr>
        <w:pStyle w:val="Heading2"/>
        <w:rPr>
          <w:lang w:bidi="he-IL"/>
        </w:rPr>
      </w:pPr>
      <w:bookmarkStart w:id="15" w:name="_Toc465354513"/>
      <w:r>
        <w:t>L2/port</w:t>
      </w:r>
      <w:r w:rsidR="007216BC">
        <w:t xml:space="preserve"> trap -&gt; user channel port</w:t>
      </w:r>
      <w:bookmarkEnd w:id="15"/>
      <w:r>
        <w:t xml:space="preserve"> </w:t>
      </w:r>
      <w:proofErr w:type="spellStart"/>
      <w:r>
        <w:t>netDev</w:t>
      </w:r>
      <w:proofErr w:type="spellEnd"/>
      <w:r w:rsidR="007216BC">
        <w:t xml:space="preserve"> </w:t>
      </w:r>
    </w:p>
    <w:p w14:paraId="30058EBB" w14:textId="77777777" w:rsidR="007216BC" w:rsidRDefault="007216BC" w:rsidP="007216BC">
      <w:pPr>
        <w:rPr>
          <w:lang w:bidi="he-IL"/>
        </w:rPr>
      </w:pPr>
      <w:r>
        <w:t xml:space="preserve"> </w:t>
      </w:r>
      <w:r w:rsidRPr="007216BC">
        <w:object w:dxaOrig="28350" w:dyaOrig="12285">
          <v:shape id="_x0000_i1028" type="#_x0000_t75" style="width:467.8pt;height:202.5pt" o:ole="">
            <v:imagedata r:id="rId117" o:title=""/>
          </v:shape>
          <o:OLEObject Type="Embed" ProgID="Visio.Drawing.15" ShapeID="_x0000_i1028" DrawAspect="Content" ObjectID="_1666715500" r:id="rId118"/>
        </w:object>
      </w:r>
      <w:r w:rsidRPr="007216BC">
        <w:t xml:space="preserve"> </w:t>
      </w:r>
    </w:p>
    <w:p w14:paraId="60416BBB" w14:textId="77777777" w:rsidR="007216BC" w:rsidRDefault="007216BC" w:rsidP="007216BC">
      <w:pPr>
        <w:pStyle w:val="Heading3"/>
        <w:numPr>
          <w:ilvl w:val="0"/>
          <w:numId w:val="0"/>
        </w:numPr>
        <w:ind w:left="720"/>
        <w:rPr>
          <w:lang w:bidi="he-IL"/>
        </w:rPr>
      </w:pPr>
    </w:p>
    <w:p w14:paraId="48CECFEE" w14:textId="77777777" w:rsidR="007216BC" w:rsidRDefault="007216BC" w:rsidP="007216BC">
      <w:pPr>
        <w:pStyle w:val="Heading3"/>
        <w:rPr>
          <w:lang w:bidi="he-IL"/>
        </w:rPr>
      </w:pPr>
      <w:bookmarkStart w:id="16" w:name="_Toc465354514"/>
      <w:r>
        <w:t>Pre L3 trap -&gt; user channel L3</w:t>
      </w:r>
      <w:bookmarkEnd w:id="16"/>
      <w:r w:rsidR="00177FB8" w:rsidRPr="00177FB8">
        <w:t xml:space="preserve"> </w:t>
      </w:r>
      <w:proofErr w:type="spellStart"/>
      <w:r w:rsidR="00177FB8">
        <w:t>netDev</w:t>
      </w:r>
      <w:proofErr w:type="spellEnd"/>
    </w:p>
    <w:p w14:paraId="410BC5FC" w14:textId="77777777" w:rsidR="007216BC" w:rsidRPr="007216BC" w:rsidRDefault="007216BC" w:rsidP="007216BC">
      <w:pPr>
        <w:rPr>
          <w:lang w:bidi="he-IL"/>
        </w:rPr>
      </w:pPr>
      <w:r>
        <w:rPr>
          <w:lang w:bidi="he-IL"/>
        </w:rPr>
        <w:t xml:space="preserve"> </w:t>
      </w:r>
      <w:r w:rsidRPr="007216BC">
        <w:object w:dxaOrig="28290" w:dyaOrig="13966">
          <v:shape id="_x0000_i1029" type="#_x0000_t75" style="width:466.65pt;height:230.65pt" o:ole="">
            <v:imagedata r:id="rId119" o:title=""/>
          </v:shape>
          <o:OLEObject Type="Embed" ProgID="Visio.Drawing.15" ShapeID="_x0000_i1029" DrawAspect="Content" ObjectID="_1666715501" r:id="rId120"/>
        </w:object>
      </w:r>
    </w:p>
    <w:p w14:paraId="7BB73D4B" w14:textId="77777777" w:rsidR="002B7044" w:rsidRDefault="002B7044" w:rsidP="002B7044">
      <w:pPr>
        <w:pStyle w:val="Heading3"/>
      </w:pPr>
      <w:bookmarkStart w:id="17" w:name="_Toc465354515"/>
      <w:r>
        <w:t xml:space="preserve"> IP</w:t>
      </w:r>
      <w:r w:rsidR="00177FB8">
        <w:t>2ME</w:t>
      </w:r>
      <w:r>
        <w:t xml:space="preserve"> trap -&gt;user channel L3</w:t>
      </w:r>
      <w:bookmarkEnd w:id="17"/>
      <w:r>
        <w:t xml:space="preserve"> </w:t>
      </w:r>
    </w:p>
    <w:p w14:paraId="3FB763E7" w14:textId="77777777" w:rsidR="007216BC" w:rsidRDefault="007216BC" w:rsidP="007216BC">
      <w:r>
        <w:object w:dxaOrig="16088" w:dyaOrig="6870">
          <v:shape id="_x0000_i1030" type="#_x0000_t75" style="width:467.4pt;height:199.05pt" o:ole="">
            <v:imagedata r:id="rId121" o:title=""/>
          </v:shape>
          <o:OLEObject Type="Embed" ProgID="Visio.Drawing.15" ShapeID="_x0000_i1030" DrawAspect="Content" ObjectID="_1666715502" r:id="rId122"/>
        </w:object>
      </w:r>
    </w:p>
    <w:p w14:paraId="79805FEB" w14:textId="77777777" w:rsidR="002B7044" w:rsidRDefault="002B7044" w:rsidP="002B7044">
      <w:pPr>
        <w:pStyle w:val="Heading3"/>
      </w:pPr>
      <w:bookmarkStart w:id="18" w:name="_Toc465354516"/>
      <w:r>
        <w:t>User define trap(router)-&gt;user channel FD</w:t>
      </w:r>
      <w:bookmarkEnd w:id="18"/>
      <w:r>
        <w:t xml:space="preserve"> </w:t>
      </w:r>
    </w:p>
    <w:p w14:paraId="4CECB3C1" w14:textId="77777777" w:rsidR="002B7044" w:rsidRPr="007216BC" w:rsidRDefault="002B7044" w:rsidP="007216BC">
      <w:r>
        <w:object w:dxaOrig="31425" w:dyaOrig="11910">
          <v:shape id="_x0000_i1031" type="#_x0000_t75" style="width:466.65pt;height:176.35pt" o:ole="">
            <v:imagedata r:id="rId123" o:title=""/>
          </v:shape>
          <o:OLEObject Type="Embed" ProgID="Visio.Drawing.15" ShapeID="_x0000_i1031" DrawAspect="Content" ObjectID="_1666715503" r:id="rId124"/>
        </w:object>
      </w:r>
    </w:p>
    <w:p w14:paraId="2FB8D6D8" w14:textId="77777777" w:rsidR="00CB4CD4" w:rsidRDefault="00CB4CD4" w:rsidP="00CB4CD4">
      <w:pPr>
        <w:pStyle w:val="Heading1"/>
        <w:numPr>
          <w:ilvl w:val="0"/>
          <w:numId w:val="0"/>
        </w:numPr>
        <w:ind w:left="432"/>
      </w:pPr>
    </w:p>
    <w:p w14:paraId="6116ED3D" w14:textId="77777777" w:rsidR="00D87DB8" w:rsidRDefault="00D87DB8" w:rsidP="00D87DB8">
      <w:pPr>
        <w:pStyle w:val="Heading1"/>
      </w:pPr>
      <w:bookmarkStart w:id="19" w:name="_Toc465354517"/>
      <w:r>
        <w:t>Specification</w:t>
      </w:r>
      <w:bookmarkEnd w:id="19"/>
    </w:p>
    <w:p w14:paraId="47983605" w14:textId="77777777" w:rsidR="00D87DB8" w:rsidRPr="00D87DB8" w:rsidRDefault="00D87DB8" w:rsidP="00D87DB8"/>
    <w:p w14:paraId="355D3722" w14:textId="77777777" w:rsidR="00375D92" w:rsidRDefault="00375D92" w:rsidP="00375D92">
      <w:r>
        <w:t>[This section describes an overview of the proposed interface/API.]</w:t>
      </w:r>
    </w:p>
    <w:p w14:paraId="5418DA9C" w14:textId="77777777" w:rsidR="00C051AF" w:rsidRDefault="00C051AF" w:rsidP="00C051AF">
      <w:pPr>
        <w:pStyle w:val="Heading2"/>
      </w:pPr>
      <w:bookmarkStart w:id="20" w:name="_Toc465354518"/>
      <w:r>
        <w:t>Host interface functionality</w:t>
      </w:r>
      <w:bookmarkEnd w:id="20"/>
    </w:p>
    <w:p w14:paraId="5887628B" w14:textId="77777777" w:rsidR="00EB198F" w:rsidRDefault="00EB198F" w:rsidP="00EB198F">
      <w:pPr>
        <w:pStyle w:val="Heading3"/>
        <w:rPr>
          <w:lang w:bidi="he-IL"/>
        </w:rPr>
      </w:pPr>
      <w:bookmarkStart w:id="21" w:name="_Toc465354519"/>
      <w:r>
        <w:t xml:space="preserve">Host interface </w:t>
      </w:r>
      <w:r>
        <w:rPr>
          <w:lang w:bidi="he-IL"/>
        </w:rPr>
        <w:t>object</w:t>
      </w:r>
      <w:bookmarkEnd w:id="21"/>
      <w:r>
        <w:rPr>
          <w:lang w:bidi="he-IL"/>
        </w:rPr>
        <w:t xml:space="preserve"> </w:t>
      </w:r>
    </w:p>
    <w:p w14:paraId="5CDC6076" w14:textId="77777777" w:rsidR="00EB198F" w:rsidRPr="002E443F" w:rsidRDefault="00EB198F" w:rsidP="00EB198F">
      <w:pPr>
        <w:pStyle w:val="code"/>
        <w:rPr>
          <w:lang w:bidi="he-IL"/>
        </w:rPr>
      </w:pPr>
    </w:p>
    <w:p w14:paraId="0D6D7346" w14:textId="77777777"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14:paraId="3AEC0731" w14:textId="77777777"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Attribute data for SAI_HOST_INTERFACE_ATTR_TYPE</w:t>
      </w:r>
    </w:p>
    <w:p w14:paraId="0BDCB693" w14:textId="77777777"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14:paraId="2D54DBBA" w14:textId="77777777"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typedef enum _sai_host_interface_type_t </w:t>
      </w:r>
    </w:p>
    <w:p w14:paraId="2B7E3C7F" w14:textId="77777777"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14:paraId="24E3AA62" w14:textId="77777777" w:rsidR="00EB198F" w:rsidRPr="002E443F" w:rsidRDefault="00EB198F" w:rsidP="00775D65">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w:t>
      </w:r>
    </w:p>
    <w:p w14:paraId="4D0C27B3" w14:textId="77777777" w:rsidR="00EB198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w:t>
      </w:r>
      <w:r w:rsidR="00775D65">
        <w:rPr>
          <w:rFonts w:ascii="Courier New" w:eastAsia="Times New Roman" w:hAnsi="Courier New" w:cs="Courier New"/>
          <w:color w:val="000000"/>
          <w:szCs w:val="18"/>
          <w:lang w:bidi="he-IL"/>
        </w:rPr>
        <w:t>SAI_HOST_INTERFACE_TYPE_NETDEV</w:t>
      </w:r>
      <w:r>
        <w:rPr>
          <w:rFonts w:ascii="Courier New" w:eastAsia="Times New Roman" w:hAnsi="Courier New" w:cs="Courier New"/>
          <w:color w:val="000000"/>
          <w:szCs w:val="18"/>
          <w:lang w:bidi="he-IL"/>
        </w:rPr>
        <w:t>,</w:t>
      </w:r>
    </w:p>
    <w:p w14:paraId="665BDD69" w14:textId="77777777" w:rsidR="00EB198F" w:rsidRDefault="00EB198F" w:rsidP="00EB198F">
      <w:pPr>
        <w:pStyle w:val="code"/>
        <w:rPr>
          <w:rFonts w:ascii="Courier New" w:eastAsia="Times New Roman" w:hAnsi="Courier New" w:cs="Courier New"/>
          <w:color w:val="000000"/>
          <w:szCs w:val="18"/>
          <w:lang w:bidi="he-IL"/>
        </w:rPr>
      </w:pPr>
    </w:p>
    <w:p w14:paraId="6D49E7BF" w14:textId="77777777" w:rsidR="00EB198F" w:rsidRPr="002E443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file descriptor </w:t>
      </w:r>
      <w:r w:rsidRPr="002E443F">
        <w:rPr>
          <w:rFonts w:ascii="Courier New" w:eastAsia="Times New Roman" w:hAnsi="Courier New" w:cs="Courier New"/>
          <w:color w:val="000000"/>
          <w:szCs w:val="18"/>
          <w:lang w:bidi="he-IL"/>
        </w:rPr>
        <w:t>*/</w:t>
      </w:r>
    </w:p>
    <w:p w14:paraId="474C8C16" w14:textId="77777777" w:rsidR="00EB198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SAI_HOST_INTERFACE_TYPE_FD</w:t>
      </w:r>
    </w:p>
    <w:p w14:paraId="5EA71204" w14:textId="77777777" w:rsidR="00A33299" w:rsidRDefault="00A33299" w:rsidP="00775D6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w:t>
      </w:r>
    </w:p>
    <w:p w14:paraId="4A6AFE1E" w14:textId="77777777" w:rsidR="00EB198F" w:rsidRDefault="00EB198F" w:rsidP="00EB198F">
      <w:pPr>
        <w:pStyle w:val="code"/>
        <w:rPr>
          <w:rFonts w:ascii="Courier New" w:eastAsia="Times New Roman" w:hAnsi="Courier New" w:cs="Courier New"/>
          <w:color w:val="000000"/>
          <w:szCs w:val="18"/>
          <w:lang w:bidi="he-IL"/>
        </w:rPr>
      </w:pPr>
    </w:p>
    <w:p w14:paraId="05A39680" w14:textId="77777777"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sai_host_interface_type_t;</w:t>
      </w:r>
    </w:p>
    <w:p w14:paraId="6FD1588E" w14:textId="77777777" w:rsidR="00EB198F" w:rsidRPr="002E443F" w:rsidRDefault="00EB198F" w:rsidP="00EB198F">
      <w:pPr>
        <w:pStyle w:val="code"/>
        <w:rPr>
          <w:rFonts w:ascii="Courier New" w:eastAsia="Times New Roman" w:hAnsi="Courier New" w:cs="Courier New"/>
          <w:color w:val="000000"/>
          <w:szCs w:val="18"/>
          <w:lang w:bidi="he-IL"/>
        </w:rPr>
      </w:pPr>
    </w:p>
    <w:p w14:paraId="4D3F384C" w14:textId="77777777" w:rsidR="00EB198F" w:rsidRPr="002E443F" w:rsidRDefault="00EB198F" w:rsidP="00EB198F">
      <w:pPr>
        <w:pStyle w:val="code"/>
        <w:rPr>
          <w:lang w:bidi="he-IL"/>
        </w:rPr>
      </w:pPr>
      <w:r w:rsidRPr="002E443F">
        <w:rPr>
          <w:lang w:bidi="he-IL"/>
        </w:rPr>
        <w:t>/*</w:t>
      </w:r>
    </w:p>
    <w:p w14:paraId="0D5F8711" w14:textId="77777777" w:rsidR="00EB198F" w:rsidRPr="002E443F" w:rsidRDefault="00EB198F" w:rsidP="00EB198F">
      <w:pPr>
        <w:pStyle w:val="code"/>
        <w:rPr>
          <w:lang w:bidi="he-IL"/>
        </w:rPr>
      </w:pPr>
      <w:r w:rsidRPr="002E443F">
        <w:rPr>
          <w:lang w:bidi="he-IL"/>
        </w:rPr>
        <w:t xml:space="preserve">*  Host interface attribute IDs </w:t>
      </w:r>
    </w:p>
    <w:p w14:paraId="24CD4748" w14:textId="77777777" w:rsidR="00EB198F" w:rsidRPr="002E443F" w:rsidRDefault="00EB198F" w:rsidP="00EB198F">
      <w:pPr>
        <w:pStyle w:val="code"/>
        <w:rPr>
          <w:lang w:bidi="he-IL"/>
        </w:rPr>
      </w:pPr>
      <w:r w:rsidRPr="002E443F">
        <w:rPr>
          <w:lang w:bidi="he-IL"/>
        </w:rPr>
        <w:t>*/</w:t>
      </w:r>
    </w:p>
    <w:p w14:paraId="72346028" w14:textId="77777777" w:rsidR="00EB198F" w:rsidRPr="002E443F" w:rsidRDefault="00EB198F" w:rsidP="00EB198F">
      <w:pPr>
        <w:pStyle w:val="code"/>
        <w:rPr>
          <w:lang w:bidi="he-IL"/>
        </w:rPr>
      </w:pPr>
      <w:r w:rsidRPr="002E443F">
        <w:rPr>
          <w:lang w:bidi="he-IL"/>
        </w:rPr>
        <w:t>typedef enum _sai_host_interface_attr_t</w:t>
      </w:r>
    </w:p>
    <w:p w14:paraId="5E59D7EA" w14:textId="77777777" w:rsidR="00EB198F" w:rsidRPr="002E443F" w:rsidRDefault="00EB198F" w:rsidP="00EB198F">
      <w:pPr>
        <w:pStyle w:val="code"/>
        <w:rPr>
          <w:lang w:bidi="he-IL"/>
        </w:rPr>
      </w:pPr>
      <w:r w:rsidRPr="002E443F">
        <w:rPr>
          <w:lang w:bidi="he-IL"/>
        </w:rPr>
        <w:t>{</w:t>
      </w:r>
    </w:p>
    <w:p w14:paraId="37BD0FBD" w14:textId="77777777" w:rsidR="00EB198F" w:rsidRPr="002E443F" w:rsidRDefault="00EB198F" w:rsidP="00EB198F">
      <w:pPr>
        <w:pStyle w:val="code"/>
        <w:rPr>
          <w:lang w:bidi="he-IL"/>
        </w:rPr>
      </w:pPr>
      <w:r w:rsidRPr="002E443F">
        <w:rPr>
          <w:lang w:bidi="he-IL"/>
        </w:rPr>
        <w:t xml:space="preserve">    /* READ-ONLY */</w:t>
      </w:r>
    </w:p>
    <w:p w14:paraId="6B11966E" w14:textId="77777777" w:rsidR="00EB198F" w:rsidRPr="002E443F" w:rsidRDefault="00EB198F" w:rsidP="00EB198F">
      <w:pPr>
        <w:pStyle w:val="code"/>
        <w:rPr>
          <w:lang w:bidi="he-IL"/>
        </w:rPr>
      </w:pPr>
    </w:p>
    <w:p w14:paraId="1CC4F2D3" w14:textId="77777777" w:rsidR="00EB198F" w:rsidRPr="002E443F" w:rsidRDefault="00EB198F" w:rsidP="00EB198F">
      <w:pPr>
        <w:pStyle w:val="code"/>
        <w:rPr>
          <w:lang w:bidi="he-IL"/>
        </w:rPr>
      </w:pPr>
      <w:r w:rsidRPr="002E443F">
        <w:rPr>
          <w:lang w:bidi="he-IL"/>
        </w:rPr>
        <w:t xml:space="preserve">    /* READ-WRITE */</w:t>
      </w:r>
    </w:p>
    <w:p w14:paraId="4AA43BAE" w14:textId="77777777" w:rsidR="00EB198F" w:rsidRPr="002E443F" w:rsidRDefault="00EB198F" w:rsidP="00EB198F">
      <w:pPr>
        <w:pStyle w:val="code"/>
        <w:rPr>
          <w:lang w:bidi="he-IL"/>
        </w:rPr>
      </w:pPr>
    </w:p>
    <w:p w14:paraId="19925070" w14:textId="77777777" w:rsidR="00EB198F" w:rsidRPr="002E443F" w:rsidRDefault="00EB198F" w:rsidP="00EB198F">
      <w:pPr>
        <w:pStyle w:val="code"/>
        <w:rPr>
          <w:lang w:bidi="he-IL"/>
        </w:rPr>
      </w:pPr>
      <w:r w:rsidRPr="002E443F">
        <w:rPr>
          <w:lang w:bidi="he-IL"/>
        </w:rPr>
        <w:t xml:space="preserve">    /* Type [sai_host_interface_type_t] (MANDATORY_ON_CREATE|CREATE_ONLY) */</w:t>
      </w:r>
    </w:p>
    <w:p w14:paraId="1D24A471" w14:textId="77777777" w:rsidR="00EB198F" w:rsidRDefault="00EB198F" w:rsidP="00EB198F">
      <w:pPr>
        <w:pStyle w:val="code"/>
        <w:rPr>
          <w:lang w:bidi="he-IL"/>
        </w:rPr>
      </w:pPr>
      <w:r w:rsidRPr="002E443F">
        <w:rPr>
          <w:lang w:bidi="he-IL"/>
        </w:rPr>
        <w:t xml:space="preserve">    SAI_HOST_INTERFACE_ATTR_TYPE,</w:t>
      </w:r>
    </w:p>
    <w:p w14:paraId="21C54F08" w14:textId="77777777" w:rsidR="00C31B85" w:rsidRPr="002E443F" w:rsidRDefault="00C31B85" w:rsidP="00EB198F">
      <w:pPr>
        <w:pStyle w:val="code"/>
        <w:rPr>
          <w:lang w:bidi="he-IL"/>
        </w:rPr>
      </w:pPr>
    </w:p>
    <w:p w14:paraId="2975A06D" w14:textId="77777777" w:rsidR="00C31B85" w:rsidRDefault="00E77170" w:rsidP="00C31B85">
      <w:pPr>
        <w:pStyle w:val="code"/>
        <w:rPr>
          <w:lang w:bidi="he-IL"/>
        </w:rPr>
      </w:pPr>
      <w:r>
        <w:rPr>
          <w:lang w:bidi="he-IL"/>
        </w:rPr>
        <w:t xml:space="preserve">    /* </w:t>
      </w:r>
      <w:r w:rsidR="00C31B85">
        <w:rPr>
          <w:lang w:bidi="he-IL"/>
        </w:rPr>
        <w:t xml:space="preserve">host intarfce object-id   </w:t>
      </w:r>
    </w:p>
    <w:p w14:paraId="20984A1E" w14:textId="77777777" w:rsidR="00775D65" w:rsidRPr="00537778" w:rsidRDefault="00EB198F" w:rsidP="00775D65">
      <w:pPr>
        <w:pStyle w:val="code"/>
        <w:rPr>
          <w:szCs w:val="18"/>
        </w:rPr>
      </w:pPr>
      <w:r>
        <w:rPr>
          <w:szCs w:val="18"/>
        </w:rPr>
        <w:t xml:space="preserve">     * V</w:t>
      </w:r>
      <w:r w:rsidRPr="008B7968">
        <w:rPr>
          <w:szCs w:val="18"/>
        </w:rPr>
        <w:t xml:space="preserve">alid only when </w:t>
      </w:r>
      <w:r w:rsidRPr="00537778">
        <w:rPr>
          <w:szCs w:val="18"/>
        </w:rPr>
        <w:t>SAI_HOST_INTERFACE_ATTR_TYPE</w:t>
      </w:r>
      <w:r w:rsidRPr="008B7968">
        <w:rPr>
          <w:szCs w:val="18"/>
        </w:rPr>
        <w:t xml:space="preserve"> == </w:t>
      </w:r>
      <w:r w:rsidRPr="00537778">
        <w:rPr>
          <w:szCs w:val="18"/>
        </w:rPr>
        <w:t>SAI_HOST_INTERFACE_</w:t>
      </w:r>
      <w:r w:rsidR="00775D65">
        <w:rPr>
          <w:szCs w:val="18"/>
        </w:rPr>
        <w:t>TYPE_NETDEV</w:t>
      </w:r>
      <w:r w:rsidRPr="00537778">
        <w:rPr>
          <w:szCs w:val="18"/>
        </w:rPr>
        <w:t xml:space="preserve"> </w:t>
      </w:r>
    </w:p>
    <w:p w14:paraId="0D60368B" w14:textId="77777777" w:rsidR="00537778" w:rsidRDefault="00537778" w:rsidP="00775D65">
      <w:pPr>
        <w:pStyle w:val="code"/>
        <w:rPr>
          <w:szCs w:val="18"/>
        </w:rPr>
      </w:pPr>
      <w:r w:rsidRPr="00537778">
        <w:rPr>
          <w:szCs w:val="18"/>
        </w:rPr>
        <w:t xml:space="preserve">     * </w:t>
      </w:r>
      <w:r w:rsidR="00775D65">
        <w:rPr>
          <w:szCs w:val="18"/>
        </w:rPr>
        <w:t xml:space="preserve">port netdev will be created when the object type is  port </w:t>
      </w:r>
    </w:p>
    <w:p w14:paraId="3F193D93" w14:textId="77777777" w:rsidR="00775D65" w:rsidRDefault="00775D65" w:rsidP="00775D65">
      <w:pPr>
        <w:pStyle w:val="code"/>
        <w:ind w:firstLine="720"/>
        <w:rPr>
          <w:szCs w:val="18"/>
        </w:rPr>
      </w:pPr>
      <w:r>
        <w:rPr>
          <w:szCs w:val="18"/>
        </w:rPr>
        <w:t>*LAG netdev will be created when the object type is  LAG</w:t>
      </w:r>
      <w:r>
        <w:rPr>
          <w:szCs w:val="18"/>
        </w:rPr>
        <w:tab/>
      </w:r>
    </w:p>
    <w:p w14:paraId="465C0A64" w14:textId="77777777" w:rsidR="00775D65" w:rsidRDefault="00775D65" w:rsidP="00775D65">
      <w:pPr>
        <w:pStyle w:val="code"/>
        <w:ind w:firstLine="720"/>
        <w:rPr>
          <w:szCs w:val="18"/>
        </w:rPr>
      </w:pPr>
      <w:r>
        <w:rPr>
          <w:szCs w:val="18"/>
        </w:rPr>
        <w:t xml:space="preserve">*VLAN netdev will be created when the object type is  VLAN ID </w:t>
      </w:r>
      <w:r w:rsidR="00537778" w:rsidRPr="00537778">
        <w:rPr>
          <w:szCs w:val="18"/>
        </w:rPr>
        <w:t xml:space="preserve">    </w:t>
      </w:r>
    </w:p>
    <w:p w14:paraId="54077DF0" w14:textId="77777777" w:rsidR="00537778" w:rsidRPr="00537778" w:rsidRDefault="00537778" w:rsidP="00537778">
      <w:pPr>
        <w:pStyle w:val="code"/>
        <w:rPr>
          <w:lang w:bidi="he-IL"/>
        </w:rPr>
      </w:pPr>
      <w:r w:rsidRPr="00537778">
        <w:rPr>
          <w:lang w:bidi="he-IL"/>
        </w:rPr>
        <w:t xml:space="preserve">     *</w:t>
      </w:r>
      <w:r>
        <w:rPr>
          <w:lang w:bidi="he-IL"/>
        </w:rPr>
        <w:t xml:space="preserve"> </w:t>
      </w:r>
      <w:r w:rsidRPr="00537778">
        <w:rPr>
          <w:lang w:bidi="he-IL"/>
        </w:rPr>
        <w:t>(MANDATORY_ON_CREATE</w:t>
      </w:r>
      <w:r>
        <w:rPr>
          <w:lang w:bidi="he-IL"/>
        </w:rPr>
        <w:t xml:space="preserve"> | CREATE_ONLY </w:t>
      </w:r>
      <w:r w:rsidRPr="00537778">
        <w:rPr>
          <w:lang w:bidi="he-IL"/>
        </w:rPr>
        <w:t xml:space="preserve"> when </w:t>
      </w:r>
      <w:r w:rsidRPr="002E443F">
        <w:rPr>
          <w:lang w:bidi="he-IL"/>
        </w:rPr>
        <w:t>SAI_HOST_INTERFACE_ATTR_TYPE</w:t>
      </w:r>
      <w:r w:rsidRPr="00537778">
        <w:rPr>
          <w:lang w:bidi="he-IL"/>
        </w:rPr>
        <w:t xml:space="preserve"> ==</w:t>
      </w:r>
    </w:p>
    <w:p w14:paraId="3E773156" w14:textId="77777777" w:rsidR="00537778" w:rsidRPr="00AC4D1D" w:rsidRDefault="00537778" w:rsidP="005D2A50">
      <w:pPr>
        <w:pStyle w:val="code"/>
        <w:rPr>
          <w:rFonts w:ascii="Courier New" w:eastAsia="Times New Roman" w:hAnsi="Courier New" w:cs="Courier New"/>
          <w:color w:val="000000"/>
          <w:szCs w:val="18"/>
          <w:lang w:bidi="he-IL"/>
        </w:rPr>
      </w:pPr>
      <w:r>
        <w:rPr>
          <w:szCs w:val="18"/>
        </w:rPr>
        <w:t xml:space="preserve">     * </w:t>
      </w:r>
      <w:r w:rsidR="005D2A50" w:rsidRPr="00537778">
        <w:rPr>
          <w:szCs w:val="18"/>
        </w:rPr>
        <w:t>SAI_HOST_INTERFACE_</w:t>
      </w:r>
      <w:r w:rsidR="005D2A50">
        <w:rPr>
          <w:szCs w:val="18"/>
        </w:rPr>
        <w:t>TYPE_NETDEV</w:t>
      </w:r>
      <w:r w:rsidR="005D2A50" w:rsidRPr="00537778">
        <w:rPr>
          <w:szCs w:val="18"/>
        </w:rPr>
        <w:t xml:space="preserve"> </w:t>
      </w:r>
      <w:r>
        <w:rPr>
          <w:rFonts w:ascii="Courier New" w:eastAsia="Times New Roman" w:hAnsi="Courier New" w:cs="Courier New"/>
          <w:color w:val="000000"/>
          <w:szCs w:val="18"/>
          <w:lang w:bidi="he-IL"/>
        </w:rPr>
        <w:t>*/</w:t>
      </w:r>
    </w:p>
    <w:p w14:paraId="7DAC7F37" w14:textId="77777777" w:rsidR="00537778" w:rsidRDefault="00537778" w:rsidP="00537778">
      <w:pPr>
        <w:pStyle w:val="code"/>
        <w:rPr>
          <w:rFonts w:ascii="Courier New" w:eastAsia="Times New Roman" w:hAnsi="Courier New" w:cs="Courier New"/>
          <w:color w:val="000000"/>
          <w:szCs w:val="18"/>
          <w:lang w:bidi="he-IL"/>
        </w:rPr>
      </w:pPr>
    </w:p>
    <w:p w14:paraId="5D994C0D" w14:textId="77777777" w:rsidR="00EB198F" w:rsidRPr="002E443F" w:rsidRDefault="00EB198F" w:rsidP="00EB198F">
      <w:pPr>
        <w:pStyle w:val="code"/>
        <w:rPr>
          <w:lang w:bidi="he-IL"/>
        </w:rPr>
      </w:pPr>
      <w:r w:rsidRPr="002E443F">
        <w:rPr>
          <w:lang w:bidi="he-IL"/>
        </w:rPr>
        <w:t xml:space="preserve"> </w:t>
      </w:r>
      <w:r w:rsidR="00C31B85">
        <w:rPr>
          <w:lang w:bidi="he-IL"/>
        </w:rPr>
        <w:t xml:space="preserve">   SAI_HOST_INTERFACE_ATTR_OBJ</w:t>
      </w:r>
      <w:r>
        <w:rPr>
          <w:lang w:bidi="he-IL"/>
        </w:rPr>
        <w:t>_</w:t>
      </w:r>
      <w:r w:rsidRPr="002E443F">
        <w:rPr>
          <w:lang w:bidi="he-IL"/>
        </w:rPr>
        <w:t>ID,</w:t>
      </w:r>
    </w:p>
    <w:p w14:paraId="5D077E4A" w14:textId="77777777" w:rsidR="00EB198F" w:rsidRPr="002E443F" w:rsidRDefault="00EB198F" w:rsidP="00EB198F">
      <w:pPr>
        <w:pStyle w:val="code"/>
        <w:rPr>
          <w:lang w:bidi="he-IL"/>
        </w:rPr>
      </w:pPr>
    </w:p>
    <w:p w14:paraId="0384C87C" w14:textId="77777777" w:rsidR="00EB198F" w:rsidRPr="002E443F" w:rsidRDefault="00EB198F" w:rsidP="00EB198F">
      <w:pPr>
        <w:pStyle w:val="code"/>
        <w:rPr>
          <w:lang w:bidi="he-IL"/>
        </w:rPr>
      </w:pPr>
      <w:r w:rsidRPr="002E443F">
        <w:rPr>
          <w:lang w:bidi="he-IL"/>
        </w:rPr>
        <w:t xml:space="preserve">    /* Name [char[HOS</w:t>
      </w:r>
      <w:r>
        <w:rPr>
          <w:lang w:bidi="he-IL"/>
        </w:rPr>
        <w:t>T_INTERFACE_NAME_SIZE]]</w:t>
      </w:r>
    </w:p>
    <w:p w14:paraId="180BEA3B" w14:textId="77777777" w:rsidR="00EB198F" w:rsidRPr="002E443F" w:rsidRDefault="00EB198F" w:rsidP="00EB198F">
      <w:pPr>
        <w:pStyle w:val="code"/>
        <w:rPr>
          <w:lang w:bidi="he-IL"/>
        </w:rPr>
      </w:pPr>
      <w:r w:rsidRPr="002E443F">
        <w:rPr>
          <w:lang w:bidi="he-IL"/>
        </w:rPr>
        <w:t xml:space="preserve">     * The maximum number of charactars for the name is HOST_INTERFACE_NAME_SIZE - 1 since</w:t>
      </w:r>
    </w:p>
    <w:p w14:paraId="1C25A138" w14:textId="77777777" w:rsidR="00EB198F" w:rsidRDefault="00EB198F" w:rsidP="00EB198F">
      <w:pPr>
        <w:pStyle w:val="code"/>
        <w:rPr>
          <w:lang w:bidi="he-IL"/>
        </w:rPr>
      </w:pPr>
      <w:r w:rsidRPr="002E443F">
        <w:rPr>
          <w:lang w:bidi="he-IL"/>
        </w:rPr>
        <w:t xml:space="preserve">     * it needs the terminating </w:t>
      </w:r>
      <w:r>
        <w:rPr>
          <w:lang w:bidi="he-IL"/>
        </w:rPr>
        <w:t xml:space="preserve">null byte ('\0') at the end.  </w:t>
      </w:r>
    </w:p>
    <w:p w14:paraId="6AA69544" w14:textId="77777777" w:rsidR="001F5A51" w:rsidRDefault="00EB198F" w:rsidP="001F5A51">
      <w:pPr>
        <w:pStyle w:val="code"/>
        <w:rPr>
          <w:szCs w:val="18"/>
        </w:rPr>
      </w:pPr>
      <w:r>
        <w:rPr>
          <w:szCs w:val="18"/>
        </w:rPr>
        <w:t xml:space="preserve">     * V</w:t>
      </w:r>
      <w:r w:rsidRPr="008B7968">
        <w:rPr>
          <w:szCs w:val="18"/>
        </w:rPr>
        <w:t xml:space="preserve">alid only when </w:t>
      </w:r>
      <w:r w:rsidRPr="002E443F">
        <w:rPr>
          <w:lang w:bidi="he-IL"/>
        </w:rPr>
        <w:t>SAI_HOST_INTERFACE_ATTR_TYPE</w:t>
      </w:r>
      <w:r w:rsidRPr="008B7968">
        <w:rPr>
          <w:szCs w:val="18"/>
        </w:rPr>
        <w:t xml:space="preserve"> == </w:t>
      </w:r>
      <w:r w:rsidR="001F5A51" w:rsidRPr="00537778">
        <w:rPr>
          <w:szCs w:val="18"/>
        </w:rPr>
        <w:t>SAI_HOST_INTERFACE_</w:t>
      </w:r>
      <w:r w:rsidR="001F5A51">
        <w:rPr>
          <w:szCs w:val="18"/>
        </w:rPr>
        <w:t>TYPE_NETDEV</w:t>
      </w:r>
    </w:p>
    <w:p w14:paraId="13B94D30" w14:textId="77777777" w:rsidR="00EB198F" w:rsidRDefault="00EB198F" w:rsidP="001F5A51">
      <w:pPr>
        <w:pStyle w:val="code"/>
        <w:rPr>
          <w:szCs w:val="18"/>
        </w:rPr>
      </w:pPr>
      <w:r w:rsidRPr="008B7968">
        <w:rPr>
          <w:szCs w:val="18"/>
        </w:rPr>
        <w:t xml:space="preserve">    </w:t>
      </w:r>
      <w:r>
        <w:rPr>
          <w:szCs w:val="18"/>
        </w:rPr>
        <w:t xml:space="preserve"> *</w:t>
      </w:r>
      <w:r w:rsidR="001F5A51">
        <w:rPr>
          <w:szCs w:val="18"/>
        </w:rPr>
        <w:t xml:space="preserve"> </w:t>
      </w:r>
      <w:r w:rsidRPr="008B7968">
        <w:rPr>
          <w:szCs w:val="18"/>
        </w:rPr>
        <w:t xml:space="preserve">(MANDATORY_ON_CREATE when </w:t>
      </w:r>
      <w:r w:rsidRPr="002E443F">
        <w:rPr>
          <w:lang w:bidi="he-IL"/>
        </w:rPr>
        <w:t>SAI_HOST_INTERFACE_ATTR_TYPE</w:t>
      </w:r>
      <w:r w:rsidRPr="008B7968">
        <w:rPr>
          <w:szCs w:val="18"/>
        </w:rPr>
        <w:t xml:space="preserve"> </w:t>
      </w:r>
      <w:r>
        <w:rPr>
          <w:szCs w:val="18"/>
        </w:rPr>
        <w:t>==</w:t>
      </w:r>
    </w:p>
    <w:p w14:paraId="46D2EB1A" w14:textId="77777777" w:rsidR="00EB198F" w:rsidRPr="00AC4D1D" w:rsidRDefault="00EB198F" w:rsidP="001F5A51">
      <w:pPr>
        <w:pStyle w:val="code"/>
        <w:rPr>
          <w:rFonts w:ascii="Courier New" w:eastAsia="Times New Roman" w:hAnsi="Courier New" w:cs="Courier New"/>
          <w:color w:val="000000"/>
          <w:szCs w:val="18"/>
          <w:lang w:bidi="he-IL"/>
        </w:rPr>
      </w:pPr>
      <w:r>
        <w:rPr>
          <w:szCs w:val="18"/>
        </w:rPr>
        <w:t xml:space="preserve">     * </w:t>
      </w:r>
      <w:r w:rsidR="001F5A51" w:rsidRPr="00537778">
        <w:rPr>
          <w:szCs w:val="18"/>
        </w:rPr>
        <w:t>SAI_HOST_INTERFACE_</w:t>
      </w:r>
      <w:r w:rsidR="001F5A51">
        <w:rPr>
          <w:szCs w:val="18"/>
        </w:rPr>
        <w:t>TYPE_NETDEV</w:t>
      </w:r>
      <w:r w:rsidR="001F5A51" w:rsidRPr="00537778">
        <w:rPr>
          <w:szCs w:val="18"/>
        </w:rPr>
        <w:t xml:space="preserve"> </w:t>
      </w:r>
      <w:r>
        <w:rPr>
          <w:rFonts w:ascii="Courier New" w:eastAsia="Times New Roman" w:hAnsi="Courier New" w:cs="Courier New"/>
          <w:color w:val="000000"/>
          <w:szCs w:val="18"/>
          <w:lang w:bidi="he-IL"/>
        </w:rPr>
        <w:t>*/</w:t>
      </w:r>
    </w:p>
    <w:p w14:paraId="249214EC" w14:textId="77777777" w:rsidR="00EB198F" w:rsidRPr="002E443F" w:rsidRDefault="00EB198F" w:rsidP="00EB198F">
      <w:pPr>
        <w:pStyle w:val="code"/>
        <w:rPr>
          <w:lang w:bidi="he-IL"/>
        </w:rPr>
      </w:pPr>
      <w:r w:rsidRPr="002E443F">
        <w:rPr>
          <w:lang w:bidi="he-IL"/>
        </w:rPr>
        <w:t xml:space="preserve">    SAI_HOST_INTERFACE_ATTR_NAME,</w:t>
      </w:r>
    </w:p>
    <w:p w14:paraId="1339585C" w14:textId="77777777" w:rsidR="00EB198F" w:rsidRPr="002E443F" w:rsidRDefault="00EB198F" w:rsidP="00EB198F">
      <w:pPr>
        <w:pStyle w:val="code"/>
        <w:rPr>
          <w:lang w:bidi="he-IL"/>
        </w:rPr>
      </w:pPr>
    </w:p>
    <w:p w14:paraId="19FF84DC" w14:textId="77777777" w:rsidR="00EB198F" w:rsidRPr="002E443F" w:rsidRDefault="00EB198F" w:rsidP="00EB198F">
      <w:pPr>
        <w:pStyle w:val="code"/>
        <w:rPr>
          <w:lang w:bidi="he-IL"/>
        </w:rPr>
      </w:pPr>
      <w:r w:rsidRPr="002E443F">
        <w:rPr>
          <w:lang w:bidi="he-IL"/>
        </w:rPr>
        <w:t xml:space="preserve">    /* Custom range base value */</w:t>
      </w:r>
    </w:p>
    <w:p w14:paraId="7A98B1AD" w14:textId="77777777" w:rsidR="00EB198F" w:rsidRPr="002E443F" w:rsidRDefault="00EB198F" w:rsidP="00EB198F">
      <w:pPr>
        <w:pStyle w:val="code"/>
        <w:rPr>
          <w:lang w:bidi="he-IL"/>
        </w:rPr>
      </w:pPr>
      <w:r w:rsidRPr="002E443F">
        <w:rPr>
          <w:lang w:bidi="he-IL"/>
        </w:rPr>
        <w:t xml:space="preserve">    SAI_HOST_INTERFACE_ATTR_CUSTOM_RANGE_BASE  = 0x10000000</w:t>
      </w:r>
    </w:p>
    <w:p w14:paraId="4EE53E2C" w14:textId="77777777" w:rsidR="00EB198F" w:rsidRPr="002E443F" w:rsidRDefault="00EB198F" w:rsidP="00EB198F">
      <w:pPr>
        <w:pStyle w:val="code"/>
        <w:rPr>
          <w:lang w:bidi="he-IL"/>
        </w:rPr>
      </w:pPr>
    </w:p>
    <w:p w14:paraId="4B8EEF6E" w14:textId="77777777" w:rsidR="00EB198F" w:rsidRPr="002E443F" w:rsidRDefault="00EB198F" w:rsidP="00EB198F">
      <w:pPr>
        <w:pStyle w:val="code"/>
        <w:rPr>
          <w:lang w:bidi="he-IL"/>
        </w:rPr>
      </w:pPr>
      <w:r w:rsidRPr="002E443F">
        <w:rPr>
          <w:lang w:bidi="he-IL"/>
        </w:rPr>
        <w:t>} sai_host_interface_attr_t;</w:t>
      </w:r>
    </w:p>
    <w:p w14:paraId="458439CF" w14:textId="77777777" w:rsidR="00EB198F" w:rsidRPr="002E443F" w:rsidRDefault="00EB198F" w:rsidP="00EB198F">
      <w:pPr>
        <w:pStyle w:val="code"/>
        <w:rPr>
          <w:lang w:bidi="he-IL"/>
        </w:rPr>
      </w:pPr>
    </w:p>
    <w:p w14:paraId="7CAA94C9" w14:textId="77777777" w:rsidR="00EB198F" w:rsidRPr="002E443F" w:rsidRDefault="00EB198F" w:rsidP="00EB198F">
      <w:pPr>
        <w:pStyle w:val="code"/>
        <w:rPr>
          <w:lang w:bidi="he-IL"/>
        </w:rPr>
      </w:pPr>
      <w:r w:rsidRPr="002E443F">
        <w:rPr>
          <w:lang w:bidi="he-IL"/>
        </w:rPr>
        <w:t>/*</w:t>
      </w:r>
    </w:p>
    <w:p w14:paraId="371AD403" w14:textId="77777777" w:rsidR="00EB198F" w:rsidRPr="002E443F" w:rsidRDefault="00EB198F" w:rsidP="00EB198F">
      <w:pPr>
        <w:pStyle w:val="code"/>
        <w:rPr>
          <w:lang w:bidi="he-IL"/>
        </w:rPr>
      </w:pPr>
      <w:r w:rsidRPr="002E443F">
        <w:rPr>
          <w:lang w:bidi="he-IL"/>
        </w:rPr>
        <w:t>* Routine Description:</w:t>
      </w:r>
    </w:p>
    <w:p w14:paraId="1B444DA2" w14:textId="77777777" w:rsidR="00EB198F" w:rsidRPr="002E443F" w:rsidRDefault="00EB198F" w:rsidP="00EB198F">
      <w:pPr>
        <w:pStyle w:val="code"/>
        <w:rPr>
          <w:lang w:bidi="he-IL"/>
        </w:rPr>
      </w:pPr>
      <w:r>
        <w:rPr>
          <w:lang w:bidi="he-IL"/>
        </w:rPr>
        <w:t>*    Create host interface</w:t>
      </w:r>
    </w:p>
    <w:p w14:paraId="266311D3" w14:textId="77777777" w:rsidR="00EB198F" w:rsidRPr="002E443F" w:rsidRDefault="00EB198F" w:rsidP="00EB198F">
      <w:pPr>
        <w:pStyle w:val="code"/>
        <w:rPr>
          <w:lang w:bidi="he-IL"/>
        </w:rPr>
      </w:pPr>
      <w:r w:rsidRPr="002E443F">
        <w:rPr>
          <w:lang w:bidi="he-IL"/>
        </w:rPr>
        <w:t>*</w:t>
      </w:r>
    </w:p>
    <w:p w14:paraId="41AF9A8D" w14:textId="77777777" w:rsidR="00EB198F" w:rsidRPr="002E443F" w:rsidRDefault="00EB198F" w:rsidP="00EB198F">
      <w:pPr>
        <w:pStyle w:val="code"/>
        <w:rPr>
          <w:lang w:bidi="he-IL"/>
        </w:rPr>
      </w:pPr>
      <w:r w:rsidRPr="002E443F">
        <w:rPr>
          <w:lang w:bidi="he-IL"/>
        </w:rPr>
        <w:t>* Arguments:</w:t>
      </w:r>
    </w:p>
    <w:p w14:paraId="08C8F755" w14:textId="77777777" w:rsidR="00EB198F" w:rsidRPr="002E443F" w:rsidRDefault="00EB198F" w:rsidP="00EB198F">
      <w:pPr>
        <w:pStyle w:val="code"/>
        <w:rPr>
          <w:lang w:bidi="he-IL"/>
        </w:rPr>
      </w:pPr>
      <w:r w:rsidRPr="002E443F">
        <w:rPr>
          <w:lang w:bidi="he-IL"/>
        </w:rPr>
        <w:t>*    [out] hif_id - host interface id</w:t>
      </w:r>
    </w:p>
    <w:p w14:paraId="20C51EC5" w14:textId="77777777" w:rsidR="00EB198F" w:rsidRPr="002E443F" w:rsidRDefault="00EB198F" w:rsidP="00EB198F">
      <w:pPr>
        <w:pStyle w:val="code"/>
        <w:rPr>
          <w:lang w:bidi="he-IL"/>
        </w:rPr>
      </w:pPr>
      <w:r w:rsidRPr="002E443F">
        <w:rPr>
          <w:lang w:bidi="he-IL"/>
        </w:rPr>
        <w:t>*    [in] attr_count - number of attributes</w:t>
      </w:r>
    </w:p>
    <w:p w14:paraId="453A2975" w14:textId="77777777" w:rsidR="00EB198F" w:rsidRPr="002E443F" w:rsidRDefault="00EB198F" w:rsidP="00EB198F">
      <w:pPr>
        <w:pStyle w:val="code"/>
        <w:rPr>
          <w:lang w:bidi="he-IL"/>
        </w:rPr>
      </w:pPr>
      <w:r w:rsidRPr="002E443F">
        <w:rPr>
          <w:lang w:bidi="he-IL"/>
        </w:rPr>
        <w:t>*    [in] attr_list - array of attributes</w:t>
      </w:r>
    </w:p>
    <w:p w14:paraId="635548B1" w14:textId="77777777" w:rsidR="00EB198F" w:rsidRPr="002E443F" w:rsidRDefault="00EB198F" w:rsidP="00EB198F">
      <w:pPr>
        <w:pStyle w:val="code"/>
        <w:rPr>
          <w:lang w:bidi="he-IL"/>
        </w:rPr>
      </w:pPr>
      <w:r w:rsidRPr="002E443F">
        <w:rPr>
          <w:lang w:bidi="he-IL"/>
        </w:rPr>
        <w:t>*</w:t>
      </w:r>
    </w:p>
    <w:p w14:paraId="59D28A50" w14:textId="77777777" w:rsidR="00EB198F" w:rsidRPr="002E443F" w:rsidRDefault="00EB198F" w:rsidP="00EB198F">
      <w:pPr>
        <w:pStyle w:val="code"/>
        <w:rPr>
          <w:lang w:bidi="he-IL"/>
        </w:rPr>
      </w:pPr>
      <w:r w:rsidRPr="002E443F">
        <w:rPr>
          <w:lang w:bidi="he-IL"/>
        </w:rPr>
        <w:t>* Return Values:</w:t>
      </w:r>
    </w:p>
    <w:p w14:paraId="7D10FAFF" w14:textId="77777777" w:rsidR="00EB198F" w:rsidRPr="002E443F" w:rsidRDefault="00EB198F" w:rsidP="00EB198F">
      <w:pPr>
        <w:pStyle w:val="code"/>
        <w:rPr>
          <w:lang w:bidi="he-IL"/>
        </w:rPr>
      </w:pPr>
      <w:r w:rsidRPr="002E443F">
        <w:rPr>
          <w:lang w:bidi="he-IL"/>
        </w:rPr>
        <w:t>*    SAI_STATUS_SUCCESS on success</w:t>
      </w:r>
    </w:p>
    <w:p w14:paraId="0F7A03F9" w14:textId="77777777" w:rsidR="00EB198F" w:rsidRPr="002E443F" w:rsidRDefault="00EB198F" w:rsidP="00EB198F">
      <w:pPr>
        <w:pStyle w:val="code"/>
        <w:rPr>
          <w:lang w:bidi="he-IL"/>
        </w:rPr>
      </w:pPr>
      <w:r w:rsidRPr="002E443F">
        <w:rPr>
          <w:lang w:bidi="he-IL"/>
        </w:rPr>
        <w:t>*    Failure status code on error</w:t>
      </w:r>
    </w:p>
    <w:p w14:paraId="56F71A55" w14:textId="77777777" w:rsidR="00EB198F" w:rsidRPr="002E443F" w:rsidRDefault="00EB198F" w:rsidP="00EB198F">
      <w:pPr>
        <w:pStyle w:val="code"/>
        <w:rPr>
          <w:lang w:bidi="he-IL"/>
        </w:rPr>
      </w:pPr>
      <w:r w:rsidRPr="002E443F">
        <w:rPr>
          <w:lang w:bidi="he-IL"/>
        </w:rPr>
        <w:t>*/</w:t>
      </w:r>
    </w:p>
    <w:p w14:paraId="60BA1587" w14:textId="77777777" w:rsidR="00EB198F" w:rsidRPr="002E443F" w:rsidRDefault="00EB198F" w:rsidP="00EB198F">
      <w:pPr>
        <w:pStyle w:val="code"/>
        <w:rPr>
          <w:lang w:bidi="he-IL"/>
        </w:rPr>
      </w:pPr>
      <w:r w:rsidRPr="002E443F">
        <w:rPr>
          <w:lang w:bidi="he-IL"/>
        </w:rPr>
        <w:t>typedef sai_status_t(*sai_create_host_interface_fn)(</w:t>
      </w:r>
    </w:p>
    <w:p w14:paraId="5DD8D666" w14:textId="77777777" w:rsidR="00EB198F" w:rsidRPr="002E443F" w:rsidRDefault="00EB198F" w:rsidP="00EB198F">
      <w:pPr>
        <w:pStyle w:val="code"/>
        <w:rPr>
          <w:lang w:bidi="he-IL"/>
        </w:rPr>
      </w:pPr>
      <w:r w:rsidRPr="002E443F">
        <w:rPr>
          <w:lang w:bidi="he-IL"/>
        </w:rPr>
        <w:t xml:space="preserve">    _O</w:t>
      </w:r>
      <w:r>
        <w:rPr>
          <w:lang w:bidi="he-IL"/>
        </w:rPr>
        <w:t>ut_ sai_object_id_t * hif</w:t>
      </w:r>
      <w:r w:rsidRPr="002E443F">
        <w:rPr>
          <w:lang w:bidi="he-IL"/>
        </w:rPr>
        <w:t>_id,</w:t>
      </w:r>
    </w:p>
    <w:p w14:paraId="62A5F8A5" w14:textId="77777777" w:rsidR="00EB198F" w:rsidRPr="002E443F" w:rsidRDefault="00EB198F" w:rsidP="00EB198F">
      <w:pPr>
        <w:pStyle w:val="code"/>
        <w:rPr>
          <w:lang w:bidi="he-IL"/>
        </w:rPr>
      </w:pPr>
      <w:r w:rsidRPr="002E443F">
        <w:rPr>
          <w:lang w:bidi="he-IL"/>
        </w:rPr>
        <w:t xml:space="preserve">    _In_ uint32_t attr_count,</w:t>
      </w:r>
    </w:p>
    <w:p w14:paraId="1440B9DF" w14:textId="77777777" w:rsidR="00EB198F" w:rsidRPr="002E443F" w:rsidRDefault="00EB198F" w:rsidP="00EB198F">
      <w:pPr>
        <w:pStyle w:val="code"/>
        <w:rPr>
          <w:lang w:bidi="he-IL"/>
        </w:rPr>
      </w:pPr>
      <w:r w:rsidRPr="002E443F">
        <w:rPr>
          <w:lang w:bidi="he-IL"/>
        </w:rPr>
        <w:t xml:space="preserve">    _In_ sai_attribute_t *attr_list</w:t>
      </w:r>
    </w:p>
    <w:p w14:paraId="12275105" w14:textId="77777777" w:rsidR="00EB198F" w:rsidRPr="002E443F" w:rsidRDefault="00EB198F" w:rsidP="00EB198F">
      <w:pPr>
        <w:pStyle w:val="code"/>
        <w:rPr>
          <w:lang w:bidi="he-IL"/>
        </w:rPr>
      </w:pPr>
      <w:r w:rsidRPr="002E443F">
        <w:rPr>
          <w:lang w:bidi="he-IL"/>
        </w:rPr>
        <w:t xml:space="preserve">    );</w:t>
      </w:r>
    </w:p>
    <w:p w14:paraId="095BD85A" w14:textId="77777777" w:rsidR="00EB198F" w:rsidRPr="002E443F" w:rsidRDefault="00EB198F" w:rsidP="00EB198F">
      <w:pPr>
        <w:pStyle w:val="code"/>
        <w:rPr>
          <w:lang w:bidi="he-IL"/>
        </w:rPr>
      </w:pPr>
    </w:p>
    <w:p w14:paraId="2387BCA1" w14:textId="77777777" w:rsidR="00EB198F" w:rsidRPr="002E443F" w:rsidRDefault="00EB198F" w:rsidP="00EB198F">
      <w:pPr>
        <w:pStyle w:val="code"/>
        <w:rPr>
          <w:lang w:bidi="he-IL"/>
        </w:rPr>
      </w:pPr>
      <w:r w:rsidRPr="002E443F">
        <w:rPr>
          <w:lang w:bidi="he-IL"/>
        </w:rPr>
        <w:t>/*</w:t>
      </w:r>
    </w:p>
    <w:p w14:paraId="295C2E5A" w14:textId="77777777" w:rsidR="00EB198F" w:rsidRPr="002E443F" w:rsidRDefault="00EB198F" w:rsidP="00EB198F">
      <w:pPr>
        <w:pStyle w:val="code"/>
        <w:rPr>
          <w:lang w:bidi="he-IL"/>
        </w:rPr>
      </w:pPr>
      <w:r w:rsidRPr="002E443F">
        <w:rPr>
          <w:lang w:bidi="he-IL"/>
        </w:rPr>
        <w:t>* Routine Description:</w:t>
      </w:r>
    </w:p>
    <w:p w14:paraId="506AFF92" w14:textId="77777777" w:rsidR="00EB198F" w:rsidRPr="002E443F" w:rsidRDefault="00EB198F" w:rsidP="00EB198F">
      <w:pPr>
        <w:pStyle w:val="code"/>
        <w:rPr>
          <w:lang w:bidi="he-IL"/>
        </w:rPr>
      </w:pPr>
      <w:r w:rsidRPr="002E443F">
        <w:rPr>
          <w:lang w:bidi="he-IL"/>
        </w:rPr>
        <w:t>*    Remove host interface</w:t>
      </w:r>
    </w:p>
    <w:p w14:paraId="33DB6BD1" w14:textId="77777777" w:rsidR="00EB198F" w:rsidRPr="002E443F" w:rsidRDefault="00EB198F" w:rsidP="00EB198F">
      <w:pPr>
        <w:pStyle w:val="code"/>
        <w:rPr>
          <w:lang w:bidi="he-IL"/>
        </w:rPr>
      </w:pPr>
      <w:r w:rsidRPr="002E443F">
        <w:rPr>
          <w:lang w:bidi="he-IL"/>
        </w:rPr>
        <w:t>*</w:t>
      </w:r>
    </w:p>
    <w:p w14:paraId="03C3FA5C" w14:textId="77777777" w:rsidR="00EB198F" w:rsidRPr="002E443F" w:rsidRDefault="00EB198F" w:rsidP="00EB198F">
      <w:pPr>
        <w:pStyle w:val="code"/>
        <w:rPr>
          <w:lang w:bidi="he-IL"/>
        </w:rPr>
      </w:pPr>
      <w:r w:rsidRPr="002E443F">
        <w:rPr>
          <w:lang w:bidi="he-IL"/>
        </w:rPr>
        <w:t>* Arguments:</w:t>
      </w:r>
    </w:p>
    <w:p w14:paraId="10684F33" w14:textId="77777777" w:rsidR="00EB198F" w:rsidRPr="002E443F" w:rsidRDefault="00EB198F" w:rsidP="00EB198F">
      <w:pPr>
        <w:pStyle w:val="code"/>
        <w:rPr>
          <w:lang w:bidi="he-IL"/>
        </w:rPr>
      </w:pPr>
      <w:r w:rsidRPr="002E443F">
        <w:rPr>
          <w:lang w:bidi="he-IL"/>
        </w:rPr>
        <w:t>*    [in] hif_id - host interface id</w:t>
      </w:r>
    </w:p>
    <w:p w14:paraId="0CB31EB6" w14:textId="77777777" w:rsidR="00EB198F" w:rsidRPr="002E443F" w:rsidRDefault="00EB198F" w:rsidP="00EB198F">
      <w:pPr>
        <w:pStyle w:val="code"/>
        <w:rPr>
          <w:lang w:bidi="he-IL"/>
        </w:rPr>
      </w:pPr>
      <w:r w:rsidRPr="002E443F">
        <w:rPr>
          <w:lang w:bidi="he-IL"/>
        </w:rPr>
        <w:t>*</w:t>
      </w:r>
    </w:p>
    <w:p w14:paraId="4EADF506" w14:textId="77777777" w:rsidR="00EB198F" w:rsidRPr="002E443F" w:rsidRDefault="00EB198F" w:rsidP="00EB198F">
      <w:pPr>
        <w:pStyle w:val="code"/>
        <w:rPr>
          <w:lang w:bidi="he-IL"/>
        </w:rPr>
      </w:pPr>
      <w:r w:rsidRPr="002E443F">
        <w:rPr>
          <w:lang w:bidi="he-IL"/>
        </w:rPr>
        <w:t>* Return Values:</w:t>
      </w:r>
    </w:p>
    <w:p w14:paraId="029DB6E8" w14:textId="77777777" w:rsidR="00EB198F" w:rsidRPr="002E443F" w:rsidRDefault="00EB198F" w:rsidP="00EB198F">
      <w:pPr>
        <w:pStyle w:val="code"/>
        <w:rPr>
          <w:lang w:bidi="he-IL"/>
        </w:rPr>
      </w:pPr>
      <w:r w:rsidRPr="002E443F">
        <w:rPr>
          <w:lang w:bidi="he-IL"/>
        </w:rPr>
        <w:t>*    SAI_STATUS_SUCCESS on success</w:t>
      </w:r>
    </w:p>
    <w:p w14:paraId="777E9FF2" w14:textId="77777777" w:rsidR="00EB198F" w:rsidRPr="002E443F" w:rsidRDefault="00EB198F" w:rsidP="00EB198F">
      <w:pPr>
        <w:pStyle w:val="code"/>
        <w:rPr>
          <w:lang w:bidi="he-IL"/>
        </w:rPr>
      </w:pPr>
      <w:r w:rsidRPr="002E443F">
        <w:rPr>
          <w:lang w:bidi="he-IL"/>
        </w:rPr>
        <w:t>*    Failure status code on error</w:t>
      </w:r>
    </w:p>
    <w:p w14:paraId="4FCAF390" w14:textId="77777777" w:rsidR="00EB198F" w:rsidRPr="002E443F" w:rsidRDefault="00EB198F" w:rsidP="00EB198F">
      <w:pPr>
        <w:pStyle w:val="code"/>
        <w:rPr>
          <w:lang w:bidi="he-IL"/>
        </w:rPr>
      </w:pPr>
      <w:r w:rsidRPr="002E443F">
        <w:rPr>
          <w:lang w:bidi="he-IL"/>
        </w:rPr>
        <w:t>*/</w:t>
      </w:r>
    </w:p>
    <w:p w14:paraId="37EEB467" w14:textId="77777777" w:rsidR="00EB198F" w:rsidRPr="002E443F" w:rsidRDefault="00EB198F" w:rsidP="00EB198F">
      <w:pPr>
        <w:pStyle w:val="code"/>
        <w:rPr>
          <w:lang w:bidi="he-IL"/>
        </w:rPr>
      </w:pPr>
      <w:r w:rsidRPr="002E443F">
        <w:rPr>
          <w:lang w:bidi="he-IL"/>
        </w:rPr>
        <w:t>typedef sai_status_t(*sai_remove_host_interface_fn)(</w:t>
      </w:r>
    </w:p>
    <w:p w14:paraId="5B8BAC22" w14:textId="77777777" w:rsidR="00EB198F" w:rsidRPr="002E443F" w:rsidRDefault="00EB198F" w:rsidP="00EB198F">
      <w:pPr>
        <w:pStyle w:val="code"/>
        <w:rPr>
          <w:lang w:bidi="he-IL"/>
        </w:rPr>
      </w:pPr>
      <w:r>
        <w:rPr>
          <w:lang w:bidi="he-IL"/>
        </w:rPr>
        <w:t xml:space="preserve">    _In_ sai_object_id_t</w:t>
      </w:r>
      <w:r w:rsidRPr="002E443F">
        <w:rPr>
          <w:lang w:bidi="he-IL"/>
        </w:rPr>
        <w:t xml:space="preserve"> hif_id</w:t>
      </w:r>
    </w:p>
    <w:p w14:paraId="18577097" w14:textId="77777777" w:rsidR="00EB198F" w:rsidRPr="002E443F" w:rsidRDefault="00EB198F" w:rsidP="00EB198F">
      <w:pPr>
        <w:pStyle w:val="code"/>
        <w:rPr>
          <w:lang w:bidi="he-IL"/>
        </w:rPr>
      </w:pPr>
      <w:r w:rsidRPr="002E443F">
        <w:rPr>
          <w:lang w:bidi="he-IL"/>
        </w:rPr>
        <w:t xml:space="preserve">    );</w:t>
      </w:r>
    </w:p>
    <w:p w14:paraId="6D871B55" w14:textId="77777777" w:rsidR="00EB198F" w:rsidRPr="002E443F" w:rsidRDefault="00EB198F" w:rsidP="00EB198F">
      <w:pPr>
        <w:pStyle w:val="code"/>
        <w:rPr>
          <w:lang w:bidi="he-IL"/>
        </w:rPr>
      </w:pPr>
    </w:p>
    <w:p w14:paraId="73307AD8" w14:textId="77777777" w:rsidR="00EB198F" w:rsidRPr="002E443F" w:rsidRDefault="00EB198F" w:rsidP="00EB198F">
      <w:pPr>
        <w:pStyle w:val="code"/>
        <w:rPr>
          <w:lang w:bidi="he-IL"/>
        </w:rPr>
      </w:pPr>
      <w:r w:rsidRPr="002E443F">
        <w:rPr>
          <w:lang w:bidi="he-IL"/>
        </w:rPr>
        <w:t>/*</w:t>
      </w:r>
    </w:p>
    <w:p w14:paraId="25E5B11F" w14:textId="77777777" w:rsidR="00EB198F" w:rsidRPr="002E443F" w:rsidRDefault="00EB198F" w:rsidP="00EB198F">
      <w:pPr>
        <w:pStyle w:val="code"/>
        <w:rPr>
          <w:lang w:bidi="he-IL"/>
        </w:rPr>
      </w:pPr>
      <w:r w:rsidRPr="002E443F">
        <w:rPr>
          <w:lang w:bidi="he-IL"/>
        </w:rPr>
        <w:t>* Routine Description:</w:t>
      </w:r>
    </w:p>
    <w:p w14:paraId="77C8C774" w14:textId="77777777" w:rsidR="00EB198F" w:rsidRPr="002E443F" w:rsidRDefault="00EB198F" w:rsidP="00EB198F">
      <w:pPr>
        <w:pStyle w:val="code"/>
        <w:rPr>
          <w:lang w:bidi="he-IL"/>
        </w:rPr>
      </w:pPr>
      <w:r w:rsidRPr="002E443F">
        <w:rPr>
          <w:lang w:bidi="he-IL"/>
        </w:rPr>
        <w:t>*    Set host interface attribute</w:t>
      </w:r>
    </w:p>
    <w:p w14:paraId="6C989B22" w14:textId="77777777" w:rsidR="00EB198F" w:rsidRPr="002E443F" w:rsidRDefault="00EB198F" w:rsidP="00EB198F">
      <w:pPr>
        <w:pStyle w:val="code"/>
        <w:rPr>
          <w:lang w:bidi="he-IL"/>
        </w:rPr>
      </w:pPr>
      <w:r w:rsidRPr="002E443F">
        <w:rPr>
          <w:lang w:bidi="he-IL"/>
        </w:rPr>
        <w:t>*</w:t>
      </w:r>
    </w:p>
    <w:p w14:paraId="35845A11" w14:textId="77777777" w:rsidR="00EB198F" w:rsidRPr="002E443F" w:rsidRDefault="00EB198F" w:rsidP="00EB198F">
      <w:pPr>
        <w:pStyle w:val="code"/>
        <w:rPr>
          <w:lang w:bidi="he-IL"/>
        </w:rPr>
      </w:pPr>
      <w:r w:rsidRPr="002E443F">
        <w:rPr>
          <w:lang w:bidi="he-IL"/>
        </w:rPr>
        <w:t>* Arguments:</w:t>
      </w:r>
    </w:p>
    <w:p w14:paraId="31801B9D" w14:textId="77777777" w:rsidR="00EB198F" w:rsidRPr="002E443F" w:rsidRDefault="00EB198F" w:rsidP="00EB198F">
      <w:pPr>
        <w:pStyle w:val="code"/>
        <w:rPr>
          <w:lang w:bidi="he-IL"/>
        </w:rPr>
      </w:pPr>
      <w:r w:rsidRPr="002E443F">
        <w:rPr>
          <w:lang w:bidi="he-IL"/>
        </w:rPr>
        <w:t>*    [in] hif_id - host interface id</w:t>
      </w:r>
    </w:p>
    <w:p w14:paraId="1AB01CEC" w14:textId="77777777" w:rsidR="00EB198F" w:rsidRPr="002E443F" w:rsidRDefault="00EB198F" w:rsidP="00EB198F">
      <w:pPr>
        <w:pStyle w:val="code"/>
        <w:rPr>
          <w:lang w:bidi="he-IL"/>
        </w:rPr>
      </w:pPr>
      <w:r w:rsidRPr="002E443F">
        <w:rPr>
          <w:lang w:bidi="he-IL"/>
        </w:rPr>
        <w:t>*    [in] attr - attribute</w:t>
      </w:r>
    </w:p>
    <w:p w14:paraId="715236C3" w14:textId="77777777" w:rsidR="00EB198F" w:rsidRPr="002E443F" w:rsidRDefault="00EB198F" w:rsidP="00EB198F">
      <w:pPr>
        <w:pStyle w:val="code"/>
        <w:rPr>
          <w:lang w:bidi="he-IL"/>
        </w:rPr>
      </w:pPr>
      <w:r w:rsidRPr="002E443F">
        <w:rPr>
          <w:lang w:bidi="he-IL"/>
        </w:rPr>
        <w:t>*</w:t>
      </w:r>
    </w:p>
    <w:p w14:paraId="7A0BDD68" w14:textId="77777777" w:rsidR="00EB198F" w:rsidRPr="002E443F" w:rsidRDefault="00EB198F" w:rsidP="00EB198F">
      <w:pPr>
        <w:pStyle w:val="code"/>
        <w:rPr>
          <w:lang w:bidi="he-IL"/>
        </w:rPr>
      </w:pPr>
      <w:r w:rsidRPr="002E443F">
        <w:rPr>
          <w:lang w:bidi="he-IL"/>
        </w:rPr>
        <w:t>* Return Values:</w:t>
      </w:r>
    </w:p>
    <w:p w14:paraId="3439E7AD" w14:textId="77777777" w:rsidR="00EB198F" w:rsidRPr="002E443F" w:rsidRDefault="00EB198F" w:rsidP="00EB198F">
      <w:pPr>
        <w:pStyle w:val="code"/>
        <w:rPr>
          <w:lang w:bidi="he-IL"/>
        </w:rPr>
      </w:pPr>
      <w:r w:rsidRPr="002E443F">
        <w:rPr>
          <w:lang w:bidi="he-IL"/>
        </w:rPr>
        <w:t>*    SAI_STATUS_SUCCESS on success</w:t>
      </w:r>
    </w:p>
    <w:p w14:paraId="2C79AC4B" w14:textId="77777777" w:rsidR="00EB198F" w:rsidRPr="002E443F" w:rsidRDefault="00EB198F" w:rsidP="00EB198F">
      <w:pPr>
        <w:pStyle w:val="code"/>
        <w:rPr>
          <w:lang w:bidi="he-IL"/>
        </w:rPr>
      </w:pPr>
      <w:r w:rsidRPr="002E443F">
        <w:rPr>
          <w:lang w:bidi="he-IL"/>
        </w:rPr>
        <w:t>*    Failure status code on error</w:t>
      </w:r>
    </w:p>
    <w:p w14:paraId="52D387EC" w14:textId="77777777" w:rsidR="00EB198F" w:rsidRPr="002E443F" w:rsidRDefault="00EB198F" w:rsidP="00EB198F">
      <w:pPr>
        <w:pStyle w:val="code"/>
        <w:rPr>
          <w:lang w:bidi="he-IL"/>
        </w:rPr>
      </w:pPr>
      <w:r w:rsidRPr="002E443F">
        <w:rPr>
          <w:lang w:bidi="he-IL"/>
        </w:rPr>
        <w:t>*/</w:t>
      </w:r>
    </w:p>
    <w:p w14:paraId="181237F0" w14:textId="77777777" w:rsidR="00EB198F" w:rsidRPr="002E443F" w:rsidRDefault="00EB198F" w:rsidP="00EB198F">
      <w:pPr>
        <w:pStyle w:val="code"/>
        <w:rPr>
          <w:lang w:bidi="he-IL"/>
        </w:rPr>
      </w:pPr>
      <w:r w:rsidRPr="002E443F">
        <w:rPr>
          <w:lang w:bidi="he-IL"/>
        </w:rPr>
        <w:t>typedef sai_status_t (*sai_set_host_interface_attribute_fn)(</w:t>
      </w:r>
    </w:p>
    <w:p w14:paraId="0DF8A571" w14:textId="77777777" w:rsidR="00EB198F" w:rsidRPr="002E443F" w:rsidRDefault="00EB198F" w:rsidP="00EB198F">
      <w:pPr>
        <w:pStyle w:val="code"/>
        <w:rPr>
          <w:lang w:bidi="he-IL"/>
        </w:rPr>
      </w:pPr>
      <w:r>
        <w:rPr>
          <w:lang w:bidi="he-IL"/>
        </w:rPr>
        <w:t xml:space="preserve">    _In_ sai_object_id_t</w:t>
      </w:r>
      <w:r w:rsidRPr="002E443F">
        <w:rPr>
          <w:lang w:bidi="he-IL"/>
        </w:rPr>
        <w:t xml:space="preserve"> hif_id,</w:t>
      </w:r>
    </w:p>
    <w:p w14:paraId="16EF9CD2" w14:textId="77777777" w:rsidR="00EB198F" w:rsidRPr="002E443F" w:rsidRDefault="00EB198F" w:rsidP="00EB198F">
      <w:pPr>
        <w:pStyle w:val="code"/>
        <w:rPr>
          <w:lang w:bidi="he-IL"/>
        </w:rPr>
      </w:pPr>
      <w:r w:rsidRPr="002E443F">
        <w:rPr>
          <w:lang w:bidi="he-IL"/>
        </w:rPr>
        <w:t xml:space="preserve">    _In_ const sai_attribute_t *attr</w:t>
      </w:r>
    </w:p>
    <w:p w14:paraId="015FE3AF" w14:textId="77777777" w:rsidR="00EB198F" w:rsidRPr="002E443F" w:rsidRDefault="00EB198F" w:rsidP="00EB198F">
      <w:pPr>
        <w:pStyle w:val="code"/>
        <w:rPr>
          <w:lang w:bidi="he-IL"/>
        </w:rPr>
      </w:pPr>
      <w:r w:rsidRPr="002E443F">
        <w:rPr>
          <w:lang w:bidi="he-IL"/>
        </w:rPr>
        <w:t xml:space="preserve">    );</w:t>
      </w:r>
    </w:p>
    <w:p w14:paraId="56AE5750" w14:textId="77777777" w:rsidR="00EB198F" w:rsidRPr="002E443F" w:rsidRDefault="00EB198F" w:rsidP="00EB198F">
      <w:pPr>
        <w:pStyle w:val="code"/>
        <w:rPr>
          <w:lang w:bidi="he-IL"/>
        </w:rPr>
      </w:pPr>
    </w:p>
    <w:p w14:paraId="79586E61" w14:textId="77777777" w:rsidR="00EB198F" w:rsidRPr="002E443F" w:rsidRDefault="00EB198F" w:rsidP="00EB198F">
      <w:pPr>
        <w:pStyle w:val="code"/>
        <w:rPr>
          <w:lang w:bidi="he-IL"/>
        </w:rPr>
      </w:pPr>
      <w:r w:rsidRPr="002E443F">
        <w:rPr>
          <w:lang w:bidi="he-IL"/>
        </w:rPr>
        <w:t>/*</w:t>
      </w:r>
    </w:p>
    <w:p w14:paraId="508F6E22" w14:textId="77777777" w:rsidR="00EB198F" w:rsidRPr="002E443F" w:rsidRDefault="00EB198F" w:rsidP="00EB198F">
      <w:pPr>
        <w:pStyle w:val="code"/>
        <w:rPr>
          <w:lang w:bidi="he-IL"/>
        </w:rPr>
      </w:pPr>
      <w:r w:rsidRPr="002E443F">
        <w:rPr>
          <w:lang w:bidi="he-IL"/>
        </w:rPr>
        <w:t>* Routine Description:</w:t>
      </w:r>
    </w:p>
    <w:p w14:paraId="2980E199" w14:textId="77777777" w:rsidR="00EB198F" w:rsidRPr="002E443F" w:rsidRDefault="00EB198F" w:rsidP="00EB198F">
      <w:pPr>
        <w:pStyle w:val="code"/>
        <w:rPr>
          <w:lang w:bidi="he-IL"/>
        </w:rPr>
      </w:pPr>
      <w:r w:rsidRPr="002E443F">
        <w:rPr>
          <w:lang w:bidi="he-IL"/>
        </w:rPr>
        <w:t>*    Get host interface attribute</w:t>
      </w:r>
    </w:p>
    <w:p w14:paraId="505B7CDA" w14:textId="77777777" w:rsidR="00EB198F" w:rsidRPr="002E443F" w:rsidRDefault="00EB198F" w:rsidP="00EB198F">
      <w:pPr>
        <w:pStyle w:val="code"/>
        <w:rPr>
          <w:lang w:bidi="he-IL"/>
        </w:rPr>
      </w:pPr>
      <w:r w:rsidRPr="002E443F">
        <w:rPr>
          <w:lang w:bidi="he-IL"/>
        </w:rPr>
        <w:t>*</w:t>
      </w:r>
    </w:p>
    <w:p w14:paraId="60D1A1F7" w14:textId="77777777" w:rsidR="00EB198F" w:rsidRPr="002E443F" w:rsidRDefault="00EB198F" w:rsidP="00EB198F">
      <w:pPr>
        <w:pStyle w:val="code"/>
        <w:rPr>
          <w:lang w:bidi="he-IL"/>
        </w:rPr>
      </w:pPr>
      <w:r w:rsidRPr="002E443F">
        <w:rPr>
          <w:lang w:bidi="he-IL"/>
        </w:rPr>
        <w:t>* Arguments:</w:t>
      </w:r>
    </w:p>
    <w:p w14:paraId="653F7AB6" w14:textId="77777777" w:rsidR="00EB198F" w:rsidRPr="002E443F" w:rsidRDefault="00EB198F" w:rsidP="00EB198F">
      <w:pPr>
        <w:pStyle w:val="code"/>
        <w:rPr>
          <w:lang w:bidi="he-IL"/>
        </w:rPr>
      </w:pPr>
      <w:r w:rsidRPr="002E443F">
        <w:rPr>
          <w:lang w:bidi="he-IL"/>
        </w:rPr>
        <w:t>*    [in] hif_id - host interface id</w:t>
      </w:r>
    </w:p>
    <w:p w14:paraId="4F538D3B" w14:textId="77777777" w:rsidR="00EB198F" w:rsidRPr="002E443F" w:rsidRDefault="00EB198F" w:rsidP="00EB198F">
      <w:pPr>
        <w:pStyle w:val="code"/>
        <w:rPr>
          <w:lang w:bidi="he-IL"/>
        </w:rPr>
      </w:pPr>
      <w:r w:rsidRPr="002E443F">
        <w:rPr>
          <w:lang w:bidi="he-IL"/>
        </w:rPr>
        <w:t>*    [in] attr_count - number of attributes</w:t>
      </w:r>
    </w:p>
    <w:p w14:paraId="535DE69A" w14:textId="77777777" w:rsidR="00EB198F" w:rsidRPr="002E443F" w:rsidRDefault="00EB198F" w:rsidP="00EB198F">
      <w:pPr>
        <w:pStyle w:val="code"/>
        <w:rPr>
          <w:lang w:bidi="he-IL"/>
        </w:rPr>
      </w:pPr>
      <w:r w:rsidRPr="002E443F">
        <w:rPr>
          <w:lang w:bidi="he-IL"/>
        </w:rPr>
        <w:t>*    [inout] attr_list - array of attributes</w:t>
      </w:r>
    </w:p>
    <w:p w14:paraId="54647770" w14:textId="77777777" w:rsidR="00EB198F" w:rsidRPr="002E443F" w:rsidRDefault="00EB198F" w:rsidP="00EB198F">
      <w:pPr>
        <w:pStyle w:val="code"/>
        <w:rPr>
          <w:lang w:bidi="he-IL"/>
        </w:rPr>
      </w:pPr>
      <w:r w:rsidRPr="002E443F">
        <w:rPr>
          <w:lang w:bidi="he-IL"/>
        </w:rPr>
        <w:t>*</w:t>
      </w:r>
    </w:p>
    <w:p w14:paraId="2D46E732" w14:textId="77777777" w:rsidR="00EB198F" w:rsidRPr="002E443F" w:rsidRDefault="00EB198F" w:rsidP="00EB198F">
      <w:pPr>
        <w:pStyle w:val="code"/>
        <w:rPr>
          <w:lang w:bidi="he-IL"/>
        </w:rPr>
      </w:pPr>
      <w:r w:rsidRPr="002E443F">
        <w:rPr>
          <w:lang w:bidi="he-IL"/>
        </w:rPr>
        <w:t>* Return Values:</w:t>
      </w:r>
    </w:p>
    <w:p w14:paraId="14202509" w14:textId="77777777" w:rsidR="00EB198F" w:rsidRPr="002E443F" w:rsidRDefault="00EB198F" w:rsidP="00EB198F">
      <w:pPr>
        <w:pStyle w:val="code"/>
        <w:rPr>
          <w:lang w:bidi="he-IL"/>
        </w:rPr>
      </w:pPr>
      <w:r w:rsidRPr="002E443F">
        <w:rPr>
          <w:lang w:bidi="he-IL"/>
        </w:rPr>
        <w:t>*    SAI_STATUS_SUCCESS on success</w:t>
      </w:r>
    </w:p>
    <w:p w14:paraId="303982C4" w14:textId="77777777" w:rsidR="00EB198F" w:rsidRPr="002E443F" w:rsidRDefault="00EB198F" w:rsidP="00EB198F">
      <w:pPr>
        <w:pStyle w:val="code"/>
        <w:rPr>
          <w:lang w:bidi="he-IL"/>
        </w:rPr>
      </w:pPr>
      <w:r w:rsidRPr="002E443F">
        <w:rPr>
          <w:lang w:bidi="he-IL"/>
        </w:rPr>
        <w:t>*    Failure status code on error</w:t>
      </w:r>
    </w:p>
    <w:p w14:paraId="295A7165" w14:textId="77777777" w:rsidR="00EB198F" w:rsidRPr="002E443F" w:rsidRDefault="00EB198F" w:rsidP="00EB198F">
      <w:pPr>
        <w:pStyle w:val="code"/>
        <w:rPr>
          <w:lang w:bidi="he-IL"/>
        </w:rPr>
      </w:pPr>
      <w:r w:rsidRPr="002E443F">
        <w:rPr>
          <w:lang w:bidi="he-IL"/>
        </w:rPr>
        <w:t>*/</w:t>
      </w:r>
    </w:p>
    <w:p w14:paraId="0DBD0184" w14:textId="77777777" w:rsidR="00EB198F" w:rsidRPr="002E443F" w:rsidRDefault="00EB198F" w:rsidP="00EB198F">
      <w:pPr>
        <w:pStyle w:val="code"/>
        <w:rPr>
          <w:lang w:bidi="he-IL"/>
        </w:rPr>
      </w:pPr>
      <w:r w:rsidRPr="002E443F">
        <w:rPr>
          <w:lang w:bidi="he-IL"/>
        </w:rPr>
        <w:t>typedef sai_status_t (*sai_get_host_interface_attribute_fn)(</w:t>
      </w:r>
    </w:p>
    <w:p w14:paraId="26EFE5EB" w14:textId="77777777" w:rsidR="00EB198F" w:rsidRPr="002E443F" w:rsidRDefault="00EB198F" w:rsidP="00EB198F">
      <w:pPr>
        <w:pStyle w:val="code"/>
        <w:rPr>
          <w:lang w:bidi="he-IL"/>
        </w:rPr>
      </w:pPr>
      <w:r>
        <w:rPr>
          <w:lang w:bidi="he-IL"/>
        </w:rPr>
        <w:t xml:space="preserve">    _In_ sai_object_id_t </w:t>
      </w:r>
      <w:r w:rsidRPr="002E443F">
        <w:rPr>
          <w:lang w:bidi="he-IL"/>
        </w:rPr>
        <w:t xml:space="preserve"> hif_id,</w:t>
      </w:r>
    </w:p>
    <w:p w14:paraId="5C542E5A" w14:textId="77777777" w:rsidR="00EB198F" w:rsidRPr="002E443F" w:rsidRDefault="00EB198F" w:rsidP="00EB198F">
      <w:pPr>
        <w:pStyle w:val="code"/>
        <w:rPr>
          <w:lang w:bidi="he-IL"/>
        </w:rPr>
      </w:pPr>
      <w:r w:rsidRPr="002E443F">
        <w:rPr>
          <w:lang w:bidi="he-IL"/>
        </w:rPr>
        <w:t xml:space="preserve">    _In_ uint32_t attr_count,</w:t>
      </w:r>
    </w:p>
    <w:p w14:paraId="24832590" w14:textId="77777777" w:rsidR="00EB198F" w:rsidRPr="002E443F" w:rsidRDefault="00EB198F" w:rsidP="00EB198F">
      <w:pPr>
        <w:pStyle w:val="code"/>
        <w:rPr>
          <w:lang w:bidi="he-IL"/>
        </w:rPr>
      </w:pPr>
      <w:r w:rsidRPr="002E443F">
        <w:rPr>
          <w:lang w:bidi="he-IL"/>
        </w:rPr>
        <w:t xml:space="preserve">    _Inout_ sai_attribute_t *attr_list</w:t>
      </w:r>
    </w:p>
    <w:p w14:paraId="5644CA3F" w14:textId="77777777" w:rsidR="00EB198F" w:rsidRPr="002E443F" w:rsidRDefault="00EB198F" w:rsidP="00EB198F">
      <w:pPr>
        <w:pStyle w:val="code"/>
        <w:rPr>
          <w:lang w:bidi="he-IL"/>
        </w:rPr>
      </w:pPr>
      <w:r w:rsidRPr="002E443F">
        <w:rPr>
          <w:lang w:bidi="he-IL"/>
        </w:rPr>
        <w:t xml:space="preserve">    );</w:t>
      </w:r>
    </w:p>
    <w:p w14:paraId="280FB0EC" w14:textId="77777777" w:rsidR="00EB198F" w:rsidRDefault="00EB198F" w:rsidP="00EB198F">
      <w:pPr>
        <w:rPr>
          <w:lang w:bidi="he-IL"/>
        </w:rPr>
      </w:pPr>
    </w:p>
    <w:p w14:paraId="7D0325FF" w14:textId="77777777" w:rsidR="00537778" w:rsidRDefault="00537778" w:rsidP="00537778">
      <w:pPr>
        <w:pStyle w:val="Heading3"/>
        <w:rPr>
          <w:lang w:bidi="he-IL"/>
        </w:rPr>
      </w:pPr>
      <w:bookmarkStart w:id="22" w:name="_Toc465354520"/>
      <w:bookmarkStart w:id="23" w:name="_Toc360190369"/>
      <w:r>
        <w:t xml:space="preserve">Host interface </w:t>
      </w:r>
      <w:r>
        <w:rPr>
          <w:lang w:bidi="he-IL"/>
        </w:rPr>
        <w:t>table entry</w:t>
      </w:r>
      <w:bookmarkEnd w:id="22"/>
      <w:r>
        <w:rPr>
          <w:lang w:bidi="he-IL"/>
        </w:rPr>
        <w:t xml:space="preserve"> </w:t>
      </w:r>
    </w:p>
    <w:p w14:paraId="7CD5A6C9" w14:textId="77777777" w:rsidR="00537778" w:rsidRPr="002E443F" w:rsidRDefault="00537778" w:rsidP="00537778">
      <w:pPr>
        <w:pStyle w:val="code"/>
        <w:rPr>
          <w:lang w:bidi="he-IL"/>
        </w:rPr>
      </w:pPr>
    </w:p>
    <w:p w14:paraId="2B6C76AA" w14:textId="77777777" w:rsidR="00537778" w:rsidRPr="002E443F"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14:paraId="7B112528" w14:textId="77777777" w:rsidR="00537778" w:rsidRPr="002E443F"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Attribute data for SAI_HOST</w:t>
      </w:r>
      <w:r>
        <w:rPr>
          <w:rFonts w:ascii="Courier New" w:eastAsia="Times New Roman" w:hAnsi="Courier New" w:cs="Courier New"/>
          <w:color w:val="000000"/>
          <w:szCs w:val="18"/>
          <w:lang w:bidi="he-IL"/>
        </w:rPr>
        <w:t xml:space="preserve">_INTERFACE_TABLE_ENTRY </w:t>
      </w:r>
    </w:p>
    <w:p w14:paraId="5BCB61B8" w14:textId="77777777" w:rsidR="00537778"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14:paraId="2470C928" w14:textId="77777777"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typedef enum _sai_host_interface_</w:t>
      </w:r>
      <w:r>
        <w:rPr>
          <w:rFonts w:ascii="Courier New" w:eastAsia="Times New Roman" w:hAnsi="Courier New" w:cs="Courier New"/>
          <w:color w:val="000000"/>
          <w:szCs w:val="18"/>
          <w:lang w:bidi="he-IL"/>
        </w:rPr>
        <w:t>table_entry_</w:t>
      </w:r>
      <w:r w:rsidRPr="002E443F">
        <w:rPr>
          <w:rFonts w:ascii="Courier New" w:eastAsia="Times New Roman" w:hAnsi="Courier New" w:cs="Courier New"/>
          <w:color w:val="000000"/>
          <w:szCs w:val="18"/>
          <w:lang w:bidi="he-IL"/>
        </w:rPr>
        <w:t xml:space="preserve">type_t </w:t>
      </w:r>
    </w:p>
    <w:p w14:paraId="15E1B9EF" w14:textId="77777777"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14:paraId="0FA6B45C" w14:textId="77777777"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 Port-based Host Interface</w:t>
      </w:r>
      <w:r>
        <w:rPr>
          <w:rFonts w:ascii="Courier New" w:eastAsia="Times New Roman" w:hAnsi="Courier New" w:cs="Courier New"/>
          <w:color w:val="000000"/>
          <w:szCs w:val="18"/>
          <w:lang w:bidi="he-IL"/>
        </w:rPr>
        <w:t xml:space="preserve"> entry </w:t>
      </w:r>
      <w:r w:rsidRPr="002E443F">
        <w:rPr>
          <w:rFonts w:ascii="Courier New" w:eastAsia="Times New Roman" w:hAnsi="Courier New" w:cs="Courier New"/>
          <w:color w:val="000000"/>
          <w:szCs w:val="18"/>
          <w:lang w:bidi="he-IL"/>
        </w:rPr>
        <w:t xml:space="preserve"> Type */</w:t>
      </w:r>
    </w:p>
    <w:p w14:paraId="0961D92F" w14:textId="77777777" w:rsidR="00F21F59"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w:t>
      </w:r>
      <w:r w:rsidRPr="002E443F">
        <w:rPr>
          <w:rFonts w:ascii="Courier New" w:eastAsia="Times New Roman" w:hAnsi="Courier New" w:cs="Courier New"/>
          <w:color w:val="000000"/>
          <w:szCs w:val="18"/>
          <w:lang w:bidi="he-IL"/>
        </w:rPr>
        <w:t>TYPE_PORT,</w:t>
      </w:r>
    </w:p>
    <w:p w14:paraId="09D5968D" w14:textId="77777777" w:rsidR="00F21F59" w:rsidRDefault="00F21F59" w:rsidP="00F21F59">
      <w:pPr>
        <w:pStyle w:val="code"/>
        <w:rPr>
          <w:rFonts w:ascii="Courier New" w:eastAsia="Times New Roman" w:hAnsi="Courier New" w:cs="Courier New"/>
          <w:color w:val="000000"/>
          <w:szCs w:val="18"/>
          <w:lang w:bidi="he-IL"/>
        </w:rPr>
      </w:pPr>
    </w:p>
    <w:p w14:paraId="61FD54B8" w14:textId="77777777"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LAG </w:t>
      </w:r>
      <w:r w:rsidRPr="002E443F">
        <w:rPr>
          <w:rFonts w:ascii="Courier New" w:eastAsia="Times New Roman" w:hAnsi="Courier New" w:cs="Courier New"/>
          <w:color w:val="000000"/>
          <w:szCs w:val="18"/>
          <w:lang w:bidi="he-IL"/>
        </w:rPr>
        <w:t xml:space="preserve">based Host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14:paraId="4EA80B35" w14:textId="77777777" w:rsidR="00F21F59"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SAI_HOST_INTERFACE_ENTRY_TYPE_LAG</w:t>
      </w:r>
      <w:r w:rsidRPr="002E443F">
        <w:rPr>
          <w:rFonts w:ascii="Courier New" w:eastAsia="Times New Roman" w:hAnsi="Courier New" w:cs="Courier New"/>
          <w:color w:val="000000"/>
          <w:szCs w:val="18"/>
          <w:lang w:bidi="he-IL"/>
        </w:rPr>
        <w:t>,</w:t>
      </w:r>
    </w:p>
    <w:p w14:paraId="1FC2CD78" w14:textId="77777777" w:rsidR="00F21F59" w:rsidRDefault="00F21F59" w:rsidP="00F21F59">
      <w:pPr>
        <w:pStyle w:val="code"/>
        <w:rPr>
          <w:rFonts w:ascii="Courier New" w:eastAsia="Times New Roman" w:hAnsi="Courier New" w:cs="Courier New"/>
          <w:color w:val="000000"/>
          <w:szCs w:val="18"/>
          <w:lang w:bidi="he-IL"/>
        </w:rPr>
      </w:pPr>
    </w:p>
    <w:p w14:paraId="0F512693" w14:textId="77777777"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vlan </w:t>
      </w:r>
      <w:r w:rsidRPr="002E443F">
        <w:rPr>
          <w:rFonts w:ascii="Courier New" w:eastAsia="Times New Roman" w:hAnsi="Courier New" w:cs="Courier New"/>
          <w:color w:val="000000"/>
          <w:szCs w:val="18"/>
          <w:lang w:bidi="he-IL"/>
        </w:rPr>
        <w:t xml:space="preserve">based Host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14:paraId="37418ECC" w14:textId="77777777"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SAI_HOST_INTERFACE_ENTRY_TYPE_VLAN</w:t>
      </w:r>
      <w:r w:rsidRPr="002E443F">
        <w:rPr>
          <w:rFonts w:ascii="Courier New" w:eastAsia="Times New Roman" w:hAnsi="Courier New" w:cs="Courier New"/>
          <w:color w:val="000000"/>
          <w:szCs w:val="18"/>
          <w:lang w:bidi="he-IL"/>
        </w:rPr>
        <w:t>,</w:t>
      </w:r>
    </w:p>
    <w:p w14:paraId="69100731" w14:textId="77777777" w:rsidR="00F21F59" w:rsidRPr="002E443F" w:rsidRDefault="00F21F59" w:rsidP="00F21F59">
      <w:pPr>
        <w:pStyle w:val="code"/>
        <w:rPr>
          <w:rFonts w:ascii="Courier New" w:eastAsia="Times New Roman" w:hAnsi="Courier New" w:cs="Courier New"/>
          <w:color w:val="000000"/>
          <w:szCs w:val="18"/>
          <w:lang w:bidi="he-IL"/>
        </w:rPr>
      </w:pPr>
    </w:p>
    <w:p w14:paraId="26F0CFE6" w14:textId="77777777"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wildcard</w:t>
      </w:r>
      <w:r w:rsidRPr="002E443F">
        <w:rPr>
          <w:rFonts w:ascii="Courier New" w:eastAsia="Times New Roman" w:hAnsi="Courier New" w:cs="Courier New"/>
          <w:color w:val="000000"/>
          <w:szCs w:val="18"/>
          <w:lang w:bidi="he-IL"/>
        </w:rPr>
        <w:t xml:space="preserve">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14:paraId="7F647002" w14:textId="77777777" w:rsidR="00F21F59"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w:t>
      </w:r>
      <w:r w:rsidR="00AA05C5">
        <w:rPr>
          <w:rFonts w:ascii="Courier New" w:eastAsia="Times New Roman" w:hAnsi="Courier New" w:cs="Courier New"/>
          <w:color w:val="000000"/>
          <w:szCs w:val="18"/>
          <w:lang w:bidi="he-IL"/>
        </w:rPr>
        <w:t>ST_INTERFACE_ENTRY_TYPE_TRAP_ID</w:t>
      </w:r>
      <w:r>
        <w:rPr>
          <w:rFonts w:ascii="Courier New" w:eastAsia="Times New Roman" w:hAnsi="Courier New" w:cs="Courier New"/>
          <w:color w:val="000000"/>
          <w:szCs w:val="18"/>
          <w:lang w:bidi="he-IL"/>
        </w:rPr>
        <w:t>,</w:t>
      </w:r>
    </w:p>
    <w:p w14:paraId="4B2A0B8A" w14:textId="77777777" w:rsidR="00AA05C5" w:rsidRDefault="00AA05C5" w:rsidP="00F21F59">
      <w:pPr>
        <w:pStyle w:val="code"/>
        <w:rPr>
          <w:rFonts w:ascii="Courier New" w:eastAsia="Times New Roman" w:hAnsi="Courier New" w:cs="Courier New"/>
          <w:color w:val="000000"/>
          <w:szCs w:val="18"/>
          <w:lang w:bidi="he-IL"/>
        </w:rPr>
      </w:pPr>
    </w:p>
    <w:p w14:paraId="27098F11" w14:textId="77777777" w:rsidR="00AA05C5" w:rsidRPr="002E443F" w:rsidRDefault="00AA05C5" w:rsidP="00AA05C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wildcard</w:t>
      </w:r>
      <w:r w:rsidRPr="002E443F">
        <w:rPr>
          <w:rFonts w:ascii="Courier New" w:eastAsia="Times New Roman" w:hAnsi="Courier New" w:cs="Courier New"/>
          <w:color w:val="000000"/>
          <w:szCs w:val="18"/>
          <w:lang w:bidi="he-IL"/>
        </w:rPr>
        <w:t xml:space="preserve"> Interface </w:t>
      </w:r>
      <w:r>
        <w:rPr>
          <w:rFonts w:ascii="Courier New" w:eastAsia="Times New Roman" w:hAnsi="Courier New" w:cs="Courier New"/>
          <w:color w:val="000000"/>
          <w:szCs w:val="18"/>
          <w:lang w:bidi="he-IL"/>
        </w:rPr>
        <w:t>,</w:t>
      </w:r>
      <w:r w:rsidRPr="00AA05C5">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wildcard trap id</w:t>
      </w:r>
      <w:r w:rsidRPr="002E443F">
        <w:rPr>
          <w:rFonts w:ascii="Courier New" w:eastAsia="Times New Roman" w:hAnsi="Courier New" w:cs="Courier New"/>
          <w:color w:val="000000"/>
          <w:szCs w:val="18"/>
          <w:lang w:bidi="he-IL"/>
        </w:rPr>
        <w:t xml:space="preserve"> */</w:t>
      </w:r>
    </w:p>
    <w:p w14:paraId="34C2422A" w14:textId="77777777" w:rsidR="00AA05C5" w:rsidRDefault="00AA05C5" w:rsidP="00AA05C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SAI_HOST_INTERFACE_ENTRY_TYPE_WILDCARD,</w:t>
      </w:r>
    </w:p>
    <w:p w14:paraId="1B710792" w14:textId="77777777" w:rsidR="00AA05C5" w:rsidRDefault="00AA05C5" w:rsidP="00F21F59">
      <w:pPr>
        <w:pStyle w:val="code"/>
        <w:rPr>
          <w:rFonts w:ascii="Courier New" w:eastAsia="Times New Roman" w:hAnsi="Courier New" w:cs="Courier New"/>
          <w:color w:val="000000"/>
          <w:szCs w:val="18"/>
          <w:lang w:bidi="he-IL"/>
        </w:rPr>
      </w:pPr>
    </w:p>
    <w:p w14:paraId="5A3C3C5C" w14:textId="77777777"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w:t>
      </w:r>
      <w:r w:rsidR="008A2316" w:rsidRPr="008A2316">
        <w:rPr>
          <w:rFonts w:ascii="Courier New" w:eastAsia="Times New Roman" w:hAnsi="Courier New" w:cs="Courier New"/>
          <w:color w:val="000000"/>
          <w:szCs w:val="18"/>
          <w:lang w:bidi="he-IL"/>
        </w:rPr>
        <w:t xml:space="preserve"> </w:t>
      </w:r>
      <w:r w:rsidR="008A2316" w:rsidRPr="002E443F">
        <w:rPr>
          <w:rFonts w:ascii="Courier New" w:eastAsia="Times New Roman" w:hAnsi="Courier New" w:cs="Courier New"/>
          <w:color w:val="000000"/>
          <w:szCs w:val="18"/>
          <w:lang w:bidi="he-IL"/>
        </w:rPr>
        <w:t>sai_host_interface_</w:t>
      </w:r>
      <w:r w:rsidR="008A2316">
        <w:rPr>
          <w:rFonts w:ascii="Courier New" w:eastAsia="Times New Roman" w:hAnsi="Courier New" w:cs="Courier New"/>
          <w:color w:val="000000"/>
          <w:szCs w:val="18"/>
          <w:lang w:bidi="he-IL"/>
        </w:rPr>
        <w:t>table_entry_</w:t>
      </w:r>
      <w:r w:rsidR="008A2316" w:rsidRPr="002E443F">
        <w:rPr>
          <w:rFonts w:ascii="Courier New" w:eastAsia="Times New Roman" w:hAnsi="Courier New" w:cs="Courier New"/>
          <w:color w:val="000000"/>
          <w:szCs w:val="18"/>
          <w:lang w:bidi="he-IL"/>
        </w:rPr>
        <w:t>type_t</w:t>
      </w:r>
      <w:r w:rsidRPr="002E443F">
        <w:rPr>
          <w:rFonts w:ascii="Courier New" w:eastAsia="Times New Roman" w:hAnsi="Courier New" w:cs="Courier New"/>
          <w:color w:val="000000"/>
          <w:szCs w:val="18"/>
          <w:lang w:bidi="he-IL"/>
        </w:rPr>
        <w:t>;</w:t>
      </w:r>
    </w:p>
    <w:p w14:paraId="53E48AD5" w14:textId="77777777" w:rsidR="00537778" w:rsidRDefault="00537778" w:rsidP="00537778">
      <w:pPr>
        <w:pStyle w:val="code"/>
        <w:rPr>
          <w:rFonts w:ascii="Courier New" w:eastAsia="Times New Roman" w:hAnsi="Courier New" w:cs="Courier New"/>
          <w:color w:val="000000"/>
          <w:szCs w:val="18"/>
          <w:lang w:bidi="he-IL"/>
        </w:rPr>
      </w:pPr>
    </w:p>
    <w:p w14:paraId="01AEFF6D"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14:paraId="3189973F"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@brief Attribute data for SAI_HOST_INTERFACE_TABLE_ENTRY_ATTR_CHANNEL_TYPE</w:t>
      </w:r>
    </w:p>
    <w:p w14:paraId="067C0A88"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14:paraId="5FACC830"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typedef enum _sai_host_interface_table_entry_channel_type_t</w:t>
      </w:r>
    </w:p>
    <w:p w14:paraId="0288CFE7"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14:paraId="559C8B10"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callback */</w:t>
      </w:r>
    </w:p>
    <w:p w14:paraId="718FBCDA"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SAI_HOST_INTERFACE_TABLE_ENTRY_CHANNEL_TYPE_CB,</w:t>
      </w:r>
    </w:p>
    <w:p w14:paraId="324CF873" w14:textId="77777777" w:rsidR="002129F1" w:rsidRPr="002129F1" w:rsidRDefault="002129F1" w:rsidP="002129F1">
      <w:pPr>
        <w:pStyle w:val="code"/>
        <w:rPr>
          <w:rFonts w:ascii="Courier New" w:eastAsia="Times New Roman" w:hAnsi="Courier New" w:cs="Courier New"/>
          <w:color w:val="000000"/>
          <w:szCs w:val="18"/>
          <w:lang w:bidi="he-IL"/>
        </w:rPr>
      </w:pPr>
    </w:p>
    <w:p w14:paraId="4DE413FE"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file descriptor */</w:t>
      </w:r>
    </w:p>
    <w:p w14:paraId="41DFC44D"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SAI_HOST_INTERFACE_TABLE_ENTRY_CHANNEL_TYPE_FD,</w:t>
      </w:r>
    </w:p>
    <w:p w14:paraId="407A8D52" w14:textId="77777777" w:rsidR="002129F1" w:rsidRPr="002129F1" w:rsidRDefault="002129F1" w:rsidP="002129F1">
      <w:pPr>
        <w:pStyle w:val="code"/>
        <w:rPr>
          <w:rFonts w:ascii="Courier New" w:eastAsia="Times New Roman" w:hAnsi="Courier New" w:cs="Courier New"/>
          <w:color w:val="000000"/>
          <w:szCs w:val="18"/>
          <w:lang w:bidi="he-IL"/>
        </w:rPr>
      </w:pPr>
    </w:p>
    <w:p w14:paraId="388C6A57"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type port */</w:t>
      </w:r>
    </w:p>
    <w:p w14:paraId="7DD8667D"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SAI_HOST_INTERFACE_TABLE_ENTRY_CHANNEL_TYPE_NETDEV_PHYSICAL_PORT,</w:t>
      </w:r>
    </w:p>
    <w:p w14:paraId="71E0D646" w14:textId="77777777" w:rsidR="002129F1" w:rsidRPr="002129F1" w:rsidRDefault="002129F1" w:rsidP="002129F1">
      <w:pPr>
        <w:pStyle w:val="code"/>
        <w:rPr>
          <w:rFonts w:ascii="Courier New" w:eastAsia="Times New Roman" w:hAnsi="Courier New" w:cs="Courier New"/>
          <w:color w:val="000000"/>
          <w:szCs w:val="18"/>
          <w:lang w:bidi="he-IL"/>
        </w:rPr>
      </w:pPr>
    </w:p>
    <w:p w14:paraId="598927DA"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logical port (LAG or port) */</w:t>
      </w:r>
    </w:p>
    <w:p w14:paraId="7DCAA9BD"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SAI_HOST_INTERFACE_TABLE_ENTRY_CHANNEL_TYPE_NETDEV_LOGICAL_PORT,</w:t>
      </w:r>
    </w:p>
    <w:p w14:paraId="62DEA5CE" w14:textId="77777777" w:rsidR="002129F1" w:rsidRPr="002129F1" w:rsidRDefault="002129F1" w:rsidP="002129F1">
      <w:pPr>
        <w:pStyle w:val="code"/>
        <w:rPr>
          <w:rFonts w:ascii="Courier New" w:eastAsia="Times New Roman" w:hAnsi="Courier New" w:cs="Courier New"/>
          <w:color w:val="000000"/>
          <w:szCs w:val="18"/>
          <w:lang w:bidi="he-IL"/>
        </w:rPr>
      </w:pPr>
    </w:p>
    <w:p w14:paraId="128BAA47"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L3 interface */</w:t>
      </w:r>
    </w:p>
    <w:p w14:paraId="1310227D"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SAI_HOST_INTERFACE_TABLE_ENTRY_CHANNEL_TYPE_NETDEV_L3</w:t>
      </w:r>
    </w:p>
    <w:p w14:paraId="6D07CDD4" w14:textId="77777777" w:rsidR="002129F1" w:rsidRPr="002129F1" w:rsidRDefault="002129F1" w:rsidP="002129F1">
      <w:pPr>
        <w:pStyle w:val="code"/>
        <w:rPr>
          <w:rFonts w:ascii="Courier New" w:eastAsia="Times New Roman" w:hAnsi="Courier New" w:cs="Courier New"/>
          <w:color w:val="000000"/>
          <w:szCs w:val="18"/>
          <w:lang w:bidi="he-IL"/>
        </w:rPr>
      </w:pPr>
    </w:p>
    <w:p w14:paraId="5F703599" w14:textId="77777777"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sai_host_interface_table_entry_channel_type_t;</w:t>
      </w:r>
    </w:p>
    <w:p w14:paraId="6EC52AE3" w14:textId="77777777" w:rsidR="002129F1" w:rsidRPr="002E443F" w:rsidRDefault="002129F1" w:rsidP="002129F1">
      <w:pPr>
        <w:pStyle w:val="code"/>
        <w:rPr>
          <w:rFonts w:ascii="Courier New" w:eastAsia="Times New Roman" w:hAnsi="Courier New" w:cs="Courier New"/>
          <w:color w:val="000000"/>
          <w:szCs w:val="18"/>
          <w:lang w:bidi="he-IL"/>
        </w:rPr>
      </w:pPr>
    </w:p>
    <w:p w14:paraId="1D0B2D6B" w14:textId="77777777" w:rsidR="00FD30BD" w:rsidRDefault="00FD30BD" w:rsidP="00537778">
      <w:pPr>
        <w:pStyle w:val="code"/>
        <w:rPr>
          <w:ins w:id="24" w:author="Matty Kadosh" w:date="2016-10-26T20:21:00Z"/>
          <w:rFonts w:ascii="Courier New" w:eastAsia="Times New Roman" w:hAnsi="Courier New" w:cs="Courier New"/>
          <w:color w:val="000000"/>
          <w:szCs w:val="18"/>
          <w:lang w:bidi="he-IL"/>
        </w:rPr>
      </w:pPr>
    </w:p>
    <w:p w14:paraId="50DA2B86" w14:textId="77777777" w:rsidR="00FD30BD" w:rsidRPr="002E443F" w:rsidRDefault="00FD30BD" w:rsidP="00FD30BD">
      <w:pPr>
        <w:pStyle w:val="code"/>
        <w:rPr>
          <w:ins w:id="25" w:author="Matty Kadosh" w:date="2016-10-26T20:21:00Z"/>
          <w:rFonts w:ascii="Courier New" w:eastAsia="Times New Roman" w:hAnsi="Courier New" w:cs="Courier New"/>
          <w:color w:val="000000"/>
          <w:szCs w:val="18"/>
          <w:lang w:bidi="he-IL"/>
        </w:rPr>
      </w:pPr>
      <w:ins w:id="26" w:author="Matty Kadosh" w:date="2016-10-26T20:21:00Z">
        <w:r w:rsidRPr="002E443F">
          <w:rPr>
            <w:rFonts w:ascii="Courier New" w:eastAsia="Times New Roman" w:hAnsi="Courier New" w:cs="Courier New"/>
            <w:color w:val="000000"/>
            <w:szCs w:val="18"/>
            <w:lang w:bidi="he-IL"/>
          </w:rPr>
          <w:t>/*</w:t>
        </w:r>
      </w:ins>
    </w:p>
    <w:p w14:paraId="5CC4A2B9" w14:textId="77777777" w:rsidR="00FD30BD" w:rsidRPr="002E443F" w:rsidRDefault="00FD30BD" w:rsidP="00FD30BD">
      <w:pPr>
        <w:pStyle w:val="code"/>
        <w:rPr>
          <w:ins w:id="27" w:author="Matty Kadosh" w:date="2016-10-26T20:21:00Z"/>
          <w:rFonts w:ascii="Courier New" w:eastAsia="Times New Roman" w:hAnsi="Courier New" w:cs="Courier New"/>
          <w:color w:val="000000"/>
          <w:szCs w:val="18"/>
          <w:lang w:bidi="he-IL"/>
        </w:rPr>
      </w:pPr>
      <w:ins w:id="28" w:author="Matty Kadosh" w:date="2016-10-26T20:21:00Z">
        <w:r w:rsidRPr="002E443F">
          <w:rPr>
            <w:rFonts w:ascii="Courier New" w:eastAsia="Times New Roman" w:hAnsi="Courier New" w:cs="Courier New"/>
            <w:color w:val="000000"/>
            <w:szCs w:val="18"/>
            <w:lang w:bidi="he-IL"/>
          </w:rPr>
          <w:t>*  Attribute data for SAI_HOST</w:t>
        </w:r>
        <w:r>
          <w:rPr>
            <w:rFonts w:ascii="Courier New" w:eastAsia="Times New Roman" w:hAnsi="Courier New" w:cs="Courier New"/>
            <w:color w:val="000000"/>
            <w:szCs w:val="18"/>
            <w:lang w:bidi="he-IL"/>
          </w:rPr>
          <w:t xml:space="preserve">_INTERFACE_TABLE_ENTRY </w:t>
        </w:r>
      </w:ins>
    </w:p>
    <w:p w14:paraId="7EA37463" w14:textId="77777777" w:rsidR="00FD30BD" w:rsidRDefault="00FD30BD" w:rsidP="00FD30BD">
      <w:pPr>
        <w:pStyle w:val="code"/>
        <w:rPr>
          <w:ins w:id="29" w:author="Matty Kadosh" w:date="2016-10-26T20:21:00Z"/>
          <w:rFonts w:ascii="Courier New" w:eastAsia="Times New Roman" w:hAnsi="Courier New" w:cs="Courier New"/>
          <w:color w:val="000000"/>
          <w:szCs w:val="18"/>
          <w:lang w:bidi="he-IL"/>
        </w:rPr>
      </w:pPr>
      <w:ins w:id="30" w:author="Matty Kadosh" w:date="2016-10-26T20:21:00Z">
        <w:r w:rsidRPr="002E443F">
          <w:rPr>
            <w:rFonts w:ascii="Courier New" w:eastAsia="Times New Roman" w:hAnsi="Courier New" w:cs="Courier New"/>
            <w:color w:val="000000"/>
            <w:szCs w:val="18"/>
            <w:lang w:bidi="he-IL"/>
          </w:rPr>
          <w:t>*/</w:t>
        </w:r>
      </w:ins>
    </w:p>
    <w:p w14:paraId="5FB4EA5B" w14:textId="77777777" w:rsidR="00FD30BD" w:rsidRPr="002E443F" w:rsidRDefault="00FD30BD" w:rsidP="00FD30BD">
      <w:pPr>
        <w:pStyle w:val="code"/>
        <w:rPr>
          <w:ins w:id="31" w:author="Matty Kadosh" w:date="2016-10-26T20:21:00Z"/>
          <w:rFonts w:ascii="Courier New" w:eastAsia="Times New Roman" w:hAnsi="Courier New" w:cs="Courier New"/>
          <w:color w:val="000000"/>
          <w:szCs w:val="18"/>
          <w:lang w:bidi="he-IL"/>
        </w:rPr>
      </w:pPr>
      <w:ins w:id="32" w:author="Matty Kadosh" w:date="2016-10-26T20:21:00Z">
        <w:r w:rsidRPr="002E443F">
          <w:rPr>
            <w:rFonts w:ascii="Courier New" w:eastAsia="Times New Roman" w:hAnsi="Courier New" w:cs="Courier New"/>
            <w:color w:val="000000"/>
            <w:szCs w:val="18"/>
            <w:lang w:bidi="he-IL"/>
          </w:rPr>
          <w:t>typedef enum _sai_host_interface_</w:t>
        </w:r>
        <w:r>
          <w:rPr>
            <w:rFonts w:ascii="Courier New" w:eastAsia="Times New Roman" w:hAnsi="Courier New" w:cs="Courier New"/>
            <w:color w:val="000000"/>
            <w:szCs w:val="18"/>
            <w:lang w:bidi="he-IL"/>
          </w:rPr>
          <w:t>table_user_channel</w:t>
        </w:r>
        <w:r w:rsidRPr="002E443F">
          <w:rPr>
            <w:rFonts w:ascii="Courier New" w:eastAsia="Times New Roman" w:hAnsi="Courier New" w:cs="Courier New"/>
            <w:color w:val="000000"/>
            <w:szCs w:val="18"/>
            <w:lang w:bidi="he-IL"/>
          </w:rPr>
          <w:t xml:space="preserve"> </w:t>
        </w:r>
      </w:ins>
    </w:p>
    <w:p w14:paraId="3A8F9095" w14:textId="77777777" w:rsidR="00FD30BD" w:rsidRPr="002E443F" w:rsidRDefault="00FD30BD" w:rsidP="00FD30BD">
      <w:pPr>
        <w:pStyle w:val="code"/>
        <w:rPr>
          <w:ins w:id="33" w:author="Matty Kadosh" w:date="2016-10-26T20:21:00Z"/>
          <w:rFonts w:ascii="Courier New" w:eastAsia="Times New Roman" w:hAnsi="Courier New" w:cs="Courier New"/>
          <w:color w:val="000000"/>
          <w:szCs w:val="18"/>
          <w:lang w:bidi="he-IL"/>
        </w:rPr>
      </w:pPr>
      <w:ins w:id="34" w:author="Matty Kadosh" w:date="2016-10-26T20:21:00Z">
        <w:r w:rsidRPr="002E443F">
          <w:rPr>
            <w:rFonts w:ascii="Courier New" w:eastAsia="Times New Roman" w:hAnsi="Courier New" w:cs="Courier New"/>
            <w:color w:val="000000"/>
            <w:szCs w:val="18"/>
            <w:lang w:bidi="he-IL"/>
          </w:rPr>
          <w:t>{</w:t>
        </w:r>
      </w:ins>
    </w:p>
    <w:p w14:paraId="30AA70B5" w14:textId="77777777" w:rsidR="00FD30BD" w:rsidRPr="002E443F" w:rsidRDefault="00FD30BD" w:rsidP="00FD30BD">
      <w:pPr>
        <w:pStyle w:val="code"/>
        <w:rPr>
          <w:ins w:id="35" w:author="Matty Kadosh" w:date="2016-10-26T20:21:00Z"/>
          <w:rFonts w:ascii="Courier New" w:eastAsia="Times New Roman" w:hAnsi="Courier New" w:cs="Courier New"/>
          <w:color w:val="000000"/>
          <w:szCs w:val="18"/>
          <w:lang w:bidi="he-IL"/>
        </w:rPr>
      </w:pPr>
      <w:ins w:id="36" w:author="Matty Kadosh" w:date="2016-10-26T20:21:00Z">
        <w:r w:rsidRPr="002E443F">
          <w:rPr>
            <w:rFonts w:ascii="Courier New" w:eastAsia="Times New Roman" w:hAnsi="Courier New" w:cs="Courier New"/>
            <w:color w:val="000000"/>
            <w:szCs w:val="18"/>
            <w:lang w:bidi="he-IL"/>
          </w:rPr>
          <w:t xml:space="preserve">    /* </w:t>
        </w:r>
        <w:r>
          <w:rPr>
            <w:rFonts w:ascii="Courier New" w:eastAsia="Times New Roman" w:hAnsi="Courier New" w:cs="Courier New"/>
            <w:color w:val="000000"/>
            <w:szCs w:val="18"/>
            <w:lang w:bidi="he-IL"/>
          </w:rPr>
          <w:t xml:space="preserve">for user channel callback </w:t>
        </w:r>
        <w:r w:rsidRPr="002E443F">
          <w:rPr>
            <w:rFonts w:ascii="Courier New" w:eastAsia="Times New Roman" w:hAnsi="Courier New" w:cs="Courier New"/>
            <w:color w:val="000000"/>
            <w:szCs w:val="18"/>
            <w:lang w:bidi="he-IL"/>
          </w:rPr>
          <w:t>*/</w:t>
        </w:r>
      </w:ins>
    </w:p>
    <w:p w14:paraId="15B29BA9" w14:textId="77777777" w:rsidR="00FD30BD" w:rsidRDefault="00FD30BD" w:rsidP="00FD30BD">
      <w:pPr>
        <w:pStyle w:val="code"/>
        <w:rPr>
          <w:ins w:id="37" w:author="Matty Kadosh" w:date="2016-10-26T20:21:00Z"/>
          <w:rFonts w:ascii="Courier New" w:eastAsia="Times New Roman" w:hAnsi="Courier New" w:cs="Courier New"/>
          <w:color w:val="000000"/>
          <w:szCs w:val="18"/>
          <w:lang w:bidi="he-IL"/>
        </w:rPr>
      </w:pPr>
      <w:ins w:id="38"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ENTRY_USER_CHANNEL_CB</w:t>
        </w:r>
        <w:r w:rsidRPr="002E443F">
          <w:rPr>
            <w:rFonts w:ascii="Courier New" w:eastAsia="Times New Roman" w:hAnsi="Courier New" w:cs="Courier New"/>
            <w:color w:val="000000"/>
            <w:szCs w:val="18"/>
            <w:lang w:bidi="he-IL"/>
          </w:rPr>
          <w:t>,</w:t>
        </w:r>
      </w:ins>
    </w:p>
    <w:p w14:paraId="000A55F3" w14:textId="77777777" w:rsidR="00FD30BD" w:rsidRPr="002E443F" w:rsidRDefault="00FD30BD" w:rsidP="00FD30BD">
      <w:pPr>
        <w:pStyle w:val="code"/>
        <w:rPr>
          <w:ins w:id="39" w:author="Matty Kadosh" w:date="2016-10-26T20:21:00Z"/>
          <w:rFonts w:ascii="Courier New" w:eastAsia="Times New Roman" w:hAnsi="Courier New" w:cs="Courier New"/>
          <w:color w:val="000000"/>
          <w:szCs w:val="18"/>
          <w:lang w:bidi="he-IL"/>
        </w:rPr>
      </w:pPr>
      <w:ins w:id="40"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file descriptor  </w:t>
        </w:r>
        <w:r w:rsidRPr="002E443F">
          <w:rPr>
            <w:rFonts w:ascii="Courier New" w:eastAsia="Times New Roman" w:hAnsi="Courier New" w:cs="Courier New"/>
            <w:color w:val="000000"/>
            <w:szCs w:val="18"/>
            <w:lang w:bidi="he-IL"/>
          </w:rPr>
          <w:t>*/</w:t>
        </w:r>
      </w:ins>
    </w:p>
    <w:p w14:paraId="278FFD8E" w14:textId="77777777" w:rsidR="00FD30BD" w:rsidRDefault="00FD30BD" w:rsidP="00FD30BD">
      <w:pPr>
        <w:pStyle w:val="code"/>
        <w:rPr>
          <w:ins w:id="41" w:author="Matty Kadosh" w:date="2016-10-26T20:21:00Z"/>
          <w:rFonts w:ascii="Courier New" w:eastAsia="Times New Roman" w:hAnsi="Courier New" w:cs="Courier New"/>
          <w:color w:val="000000"/>
          <w:szCs w:val="18"/>
          <w:lang w:bidi="he-IL"/>
        </w:rPr>
      </w:pPr>
      <w:ins w:id="42"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ENTRY_USER_CHANNEL_FD</w:t>
        </w:r>
        <w:r w:rsidRPr="002E443F">
          <w:rPr>
            <w:rFonts w:ascii="Courier New" w:eastAsia="Times New Roman" w:hAnsi="Courier New" w:cs="Courier New"/>
            <w:color w:val="000000"/>
            <w:szCs w:val="18"/>
            <w:lang w:bidi="he-IL"/>
          </w:rPr>
          <w:t>,</w:t>
        </w:r>
      </w:ins>
    </w:p>
    <w:p w14:paraId="59FF05DB" w14:textId="77777777" w:rsidR="00FD30BD" w:rsidRDefault="00FD30BD" w:rsidP="00FD30BD">
      <w:pPr>
        <w:pStyle w:val="code"/>
        <w:rPr>
          <w:ins w:id="43" w:author="Matty Kadosh" w:date="2016-10-26T20:21:00Z"/>
          <w:rFonts w:ascii="Courier New" w:eastAsia="Times New Roman" w:hAnsi="Courier New" w:cs="Courier New"/>
          <w:color w:val="000000"/>
          <w:szCs w:val="18"/>
          <w:lang w:bidi="he-IL"/>
        </w:rPr>
      </w:pPr>
    </w:p>
    <w:p w14:paraId="27907ECC" w14:textId="77777777" w:rsidR="00FD30BD" w:rsidRPr="002E443F" w:rsidRDefault="00FD30BD" w:rsidP="00FD30BD">
      <w:pPr>
        <w:pStyle w:val="code"/>
        <w:rPr>
          <w:ins w:id="44" w:author="Matty Kadosh" w:date="2016-10-26T20:21:00Z"/>
          <w:rFonts w:ascii="Courier New" w:eastAsia="Times New Roman" w:hAnsi="Courier New" w:cs="Courier New"/>
          <w:color w:val="000000"/>
          <w:szCs w:val="18"/>
          <w:lang w:bidi="he-IL"/>
        </w:rPr>
      </w:pPr>
      <w:ins w:id="45"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physical port </w:t>
        </w:r>
        <w:r w:rsidRPr="002E443F">
          <w:rPr>
            <w:rFonts w:ascii="Courier New" w:eastAsia="Times New Roman" w:hAnsi="Courier New" w:cs="Courier New"/>
            <w:color w:val="000000"/>
            <w:szCs w:val="18"/>
            <w:lang w:bidi="he-IL"/>
          </w:rPr>
          <w:t>*/</w:t>
        </w:r>
      </w:ins>
    </w:p>
    <w:p w14:paraId="6D5D2296" w14:textId="77777777" w:rsidR="00FD30BD" w:rsidRDefault="00FD30BD" w:rsidP="00FD30BD">
      <w:pPr>
        <w:pStyle w:val="code"/>
        <w:rPr>
          <w:ins w:id="46" w:author="Matty Kadosh" w:date="2016-10-26T20:21:00Z"/>
          <w:rFonts w:ascii="Courier New" w:eastAsia="Times New Roman" w:hAnsi="Courier New" w:cs="Courier New"/>
          <w:color w:val="000000"/>
          <w:szCs w:val="18"/>
          <w:lang w:bidi="he-IL"/>
        </w:rPr>
      </w:pPr>
      <w:ins w:id="47"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ENTRY_USER_CHANNEL_NET_PHY_PORT</w:t>
        </w:r>
        <w:r w:rsidRPr="002E443F">
          <w:rPr>
            <w:rFonts w:ascii="Courier New" w:eastAsia="Times New Roman" w:hAnsi="Courier New" w:cs="Courier New"/>
            <w:color w:val="000000"/>
            <w:szCs w:val="18"/>
            <w:lang w:bidi="he-IL"/>
          </w:rPr>
          <w:t>,</w:t>
        </w:r>
      </w:ins>
    </w:p>
    <w:p w14:paraId="2904C376" w14:textId="77777777" w:rsidR="00FD30BD" w:rsidRDefault="00FD30BD" w:rsidP="00FD30BD">
      <w:pPr>
        <w:pStyle w:val="code"/>
        <w:rPr>
          <w:ins w:id="48" w:author="Matty Kadosh" w:date="2016-10-26T20:21:00Z"/>
          <w:rFonts w:ascii="Courier New" w:eastAsia="Times New Roman" w:hAnsi="Courier New" w:cs="Courier New"/>
          <w:color w:val="000000"/>
          <w:szCs w:val="18"/>
          <w:lang w:bidi="he-IL"/>
        </w:rPr>
      </w:pPr>
    </w:p>
    <w:p w14:paraId="36CB6028" w14:textId="77777777" w:rsidR="00FD30BD" w:rsidRPr="002E443F" w:rsidRDefault="00FD30BD" w:rsidP="00FD30BD">
      <w:pPr>
        <w:pStyle w:val="code"/>
        <w:rPr>
          <w:ins w:id="49" w:author="Matty Kadosh" w:date="2016-10-26T20:21:00Z"/>
          <w:rFonts w:ascii="Courier New" w:eastAsia="Times New Roman" w:hAnsi="Courier New" w:cs="Courier New"/>
          <w:color w:val="000000"/>
          <w:szCs w:val="18"/>
          <w:lang w:bidi="he-IL"/>
        </w:rPr>
      </w:pPr>
      <w:ins w:id="50"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logical port  </w:t>
        </w:r>
        <w:r w:rsidRPr="002E443F">
          <w:rPr>
            <w:rFonts w:ascii="Courier New" w:eastAsia="Times New Roman" w:hAnsi="Courier New" w:cs="Courier New"/>
            <w:color w:val="000000"/>
            <w:szCs w:val="18"/>
            <w:lang w:bidi="he-IL"/>
          </w:rPr>
          <w:t>*/</w:t>
        </w:r>
      </w:ins>
    </w:p>
    <w:p w14:paraId="3334B3A7" w14:textId="77777777" w:rsidR="00FD30BD" w:rsidRDefault="00FD30BD" w:rsidP="00FD30BD">
      <w:pPr>
        <w:pStyle w:val="code"/>
        <w:rPr>
          <w:ins w:id="51" w:author="Matty Kadosh" w:date="2016-10-26T20:21:00Z"/>
          <w:rFonts w:ascii="Courier New" w:eastAsia="Times New Roman" w:hAnsi="Courier New" w:cs="Courier New"/>
          <w:color w:val="000000"/>
          <w:szCs w:val="18"/>
          <w:lang w:bidi="he-IL"/>
        </w:rPr>
      </w:pPr>
      <w:ins w:id="52"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ENTRY_USER_CHANNEL_NET_LOGICAL_PORT</w:t>
        </w:r>
        <w:r w:rsidRPr="002E443F">
          <w:rPr>
            <w:rFonts w:ascii="Courier New" w:eastAsia="Times New Roman" w:hAnsi="Courier New" w:cs="Courier New"/>
            <w:color w:val="000000"/>
            <w:szCs w:val="18"/>
            <w:lang w:bidi="he-IL"/>
          </w:rPr>
          <w:t>,</w:t>
        </w:r>
      </w:ins>
    </w:p>
    <w:p w14:paraId="07DCCE56" w14:textId="77777777" w:rsidR="00FD30BD" w:rsidRDefault="00FD30BD" w:rsidP="00FD30BD">
      <w:pPr>
        <w:pStyle w:val="code"/>
        <w:rPr>
          <w:ins w:id="53" w:author="Matty Kadosh" w:date="2016-10-26T20:21:00Z"/>
          <w:rFonts w:ascii="Courier New" w:eastAsia="Times New Roman" w:hAnsi="Courier New" w:cs="Courier New"/>
          <w:color w:val="000000"/>
          <w:szCs w:val="18"/>
          <w:lang w:bidi="he-IL"/>
        </w:rPr>
      </w:pPr>
    </w:p>
    <w:p w14:paraId="3CE4635A" w14:textId="77777777" w:rsidR="00FD30BD" w:rsidRPr="002E443F" w:rsidRDefault="00FD30BD" w:rsidP="00FD30BD">
      <w:pPr>
        <w:pStyle w:val="code"/>
        <w:rPr>
          <w:ins w:id="54" w:author="Matty Kadosh" w:date="2016-10-26T20:21:00Z"/>
          <w:rFonts w:ascii="Courier New" w:eastAsia="Times New Roman" w:hAnsi="Courier New" w:cs="Courier New"/>
          <w:color w:val="000000"/>
          <w:szCs w:val="18"/>
          <w:lang w:bidi="he-IL"/>
        </w:rPr>
      </w:pPr>
      <w:ins w:id="55"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L3 intarface </w:t>
        </w:r>
        <w:r w:rsidRPr="002E443F">
          <w:rPr>
            <w:rFonts w:ascii="Courier New" w:eastAsia="Times New Roman" w:hAnsi="Courier New" w:cs="Courier New"/>
            <w:color w:val="000000"/>
            <w:szCs w:val="18"/>
            <w:lang w:bidi="he-IL"/>
          </w:rPr>
          <w:t>*/</w:t>
        </w:r>
      </w:ins>
    </w:p>
    <w:p w14:paraId="20C450AF" w14:textId="77777777" w:rsidR="00FD30BD" w:rsidRDefault="00FD30BD" w:rsidP="00FD30BD">
      <w:pPr>
        <w:pStyle w:val="code"/>
        <w:rPr>
          <w:ins w:id="56" w:author="Matty Kadosh" w:date="2016-10-26T20:21:00Z"/>
          <w:rFonts w:ascii="Courier New" w:eastAsia="Times New Roman" w:hAnsi="Courier New" w:cs="Courier New"/>
          <w:color w:val="000000"/>
          <w:szCs w:val="18"/>
          <w:lang w:bidi="he-IL"/>
        </w:rPr>
      </w:pPr>
      <w:ins w:id="57"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ENTRY_USER_CHANNEL_NET_L3</w:t>
        </w:r>
        <w:r w:rsidRPr="002E443F">
          <w:rPr>
            <w:rFonts w:ascii="Courier New" w:eastAsia="Times New Roman" w:hAnsi="Courier New" w:cs="Courier New"/>
            <w:color w:val="000000"/>
            <w:szCs w:val="18"/>
            <w:lang w:bidi="he-IL"/>
          </w:rPr>
          <w:t>,</w:t>
        </w:r>
      </w:ins>
    </w:p>
    <w:p w14:paraId="26580D03" w14:textId="77777777" w:rsidR="00FD30BD" w:rsidRDefault="00FD30BD" w:rsidP="00FD30BD">
      <w:pPr>
        <w:pStyle w:val="code"/>
        <w:rPr>
          <w:ins w:id="58" w:author="Matty Kadosh" w:date="2016-10-26T20:21:00Z"/>
          <w:rFonts w:ascii="Courier New" w:eastAsia="Times New Roman" w:hAnsi="Courier New" w:cs="Courier New"/>
          <w:color w:val="000000"/>
          <w:szCs w:val="18"/>
          <w:lang w:bidi="he-IL"/>
        </w:rPr>
      </w:pPr>
    </w:p>
    <w:p w14:paraId="1AF7F1DA" w14:textId="77777777" w:rsidR="00FD30BD" w:rsidRDefault="00FD30BD" w:rsidP="00FD30BD">
      <w:pPr>
        <w:pStyle w:val="code"/>
        <w:rPr>
          <w:ins w:id="59" w:author="Matty Kadosh" w:date="2016-10-26T20:21:00Z"/>
          <w:rFonts w:ascii="Courier New" w:eastAsia="Times New Roman" w:hAnsi="Courier New" w:cs="Courier New"/>
          <w:color w:val="000000"/>
          <w:szCs w:val="18"/>
          <w:lang w:bidi="he-IL"/>
        </w:rPr>
      </w:pPr>
      <w:ins w:id="60" w:author="Matty Kadosh" w:date="2016-10-26T20:21:00Z">
        <w:r>
          <w:rPr>
            <w:rFonts w:ascii="Courier New" w:eastAsia="Times New Roman" w:hAnsi="Courier New" w:cs="Courier New"/>
            <w:color w:val="000000"/>
            <w:szCs w:val="18"/>
            <w:lang w:bidi="he-IL"/>
          </w:rPr>
          <w:t>}</w:t>
        </w:r>
        <w:r w:rsidRPr="008A2316">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table_user_channel_</w:t>
        </w:r>
        <w:r w:rsidRPr="002E443F">
          <w:rPr>
            <w:rFonts w:ascii="Courier New" w:eastAsia="Times New Roman" w:hAnsi="Courier New" w:cs="Courier New"/>
            <w:color w:val="000000"/>
            <w:szCs w:val="18"/>
            <w:lang w:bidi="he-IL"/>
          </w:rPr>
          <w:t>t;</w:t>
        </w:r>
      </w:ins>
    </w:p>
    <w:p w14:paraId="3505EFCB" w14:textId="77777777" w:rsidR="00FD30BD" w:rsidRDefault="00FD30BD" w:rsidP="00FD30BD">
      <w:pPr>
        <w:pStyle w:val="code"/>
        <w:rPr>
          <w:ins w:id="61" w:author="Matty Kadosh" w:date="2016-10-26T20:21:00Z"/>
          <w:rFonts w:ascii="Courier New" w:eastAsia="Times New Roman" w:hAnsi="Courier New" w:cs="Courier New"/>
          <w:color w:val="000000"/>
          <w:szCs w:val="18"/>
          <w:lang w:bidi="he-IL"/>
        </w:rPr>
      </w:pPr>
    </w:p>
    <w:p w14:paraId="3FCD100B" w14:textId="77777777" w:rsidR="00537778" w:rsidRPr="002E443F" w:rsidRDefault="00537778" w:rsidP="00537778">
      <w:pPr>
        <w:pStyle w:val="code"/>
        <w:rPr>
          <w:lang w:bidi="he-IL"/>
        </w:rPr>
      </w:pPr>
      <w:r w:rsidRPr="002E443F">
        <w:rPr>
          <w:lang w:bidi="he-IL"/>
        </w:rPr>
        <w:t>/*</w:t>
      </w:r>
    </w:p>
    <w:p w14:paraId="38ED52E8" w14:textId="77777777" w:rsidR="00537778" w:rsidRPr="002E443F" w:rsidRDefault="00537778" w:rsidP="00537778">
      <w:pPr>
        <w:pStyle w:val="code"/>
        <w:rPr>
          <w:lang w:bidi="he-IL"/>
        </w:rPr>
      </w:pPr>
      <w:r w:rsidRPr="002E443F">
        <w:rPr>
          <w:lang w:bidi="he-IL"/>
        </w:rPr>
        <w:t xml:space="preserve">*  Host interface </w:t>
      </w:r>
      <w:r w:rsidR="008A2316">
        <w:rPr>
          <w:lang w:bidi="he-IL"/>
        </w:rPr>
        <w:t xml:space="preserve">table entry </w:t>
      </w:r>
      <w:r w:rsidRPr="002E443F">
        <w:rPr>
          <w:lang w:bidi="he-IL"/>
        </w:rPr>
        <w:t xml:space="preserve">attribute IDs </w:t>
      </w:r>
    </w:p>
    <w:p w14:paraId="0392711E" w14:textId="77777777" w:rsidR="00537778" w:rsidRPr="002E443F" w:rsidRDefault="00537778" w:rsidP="00537778">
      <w:pPr>
        <w:pStyle w:val="code"/>
        <w:rPr>
          <w:lang w:bidi="he-IL"/>
        </w:rPr>
      </w:pPr>
      <w:r w:rsidRPr="002E443F">
        <w:rPr>
          <w:lang w:bidi="he-IL"/>
        </w:rPr>
        <w:t>*/</w:t>
      </w:r>
    </w:p>
    <w:p w14:paraId="240A2F6B" w14:textId="77777777" w:rsidR="00537778" w:rsidRPr="002E443F" w:rsidRDefault="00537778" w:rsidP="00537778">
      <w:pPr>
        <w:pStyle w:val="code"/>
        <w:rPr>
          <w:lang w:bidi="he-IL"/>
        </w:rPr>
      </w:pPr>
      <w:r w:rsidRPr="002E443F">
        <w:rPr>
          <w:lang w:bidi="he-IL"/>
        </w:rPr>
        <w:t>typedef enum _sai_host_interface_</w:t>
      </w:r>
      <w:r w:rsidR="00F21F59">
        <w:rPr>
          <w:rFonts w:ascii="Courier New" w:eastAsia="Times New Roman" w:hAnsi="Courier New" w:cs="Courier New"/>
          <w:color w:val="000000"/>
          <w:szCs w:val="18"/>
          <w:lang w:bidi="he-IL"/>
        </w:rPr>
        <w:t>table_entry</w:t>
      </w:r>
      <w:r w:rsidR="00F21F59">
        <w:rPr>
          <w:lang w:bidi="he-IL"/>
        </w:rPr>
        <w:t>_</w:t>
      </w:r>
      <w:r w:rsidRPr="002E443F">
        <w:rPr>
          <w:lang w:bidi="he-IL"/>
        </w:rPr>
        <w:t>attr_t</w:t>
      </w:r>
    </w:p>
    <w:p w14:paraId="35C9D318" w14:textId="77777777" w:rsidR="00537778" w:rsidRPr="002E443F" w:rsidRDefault="00537778" w:rsidP="00537778">
      <w:pPr>
        <w:pStyle w:val="code"/>
        <w:rPr>
          <w:lang w:bidi="he-IL"/>
        </w:rPr>
      </w:pPr>
      <w:r w:rsidRPr="002E443F">
        <w:rPr>
          <w:lang w:bidi="he-IL"/>
        </w:rPr>
        <w:t>{</w:t>
      </w:r>
    </w:p>
    <w:p w14:paraId="1AB4148A" w14:textId="77777777" w:rsidR="00537778" w:rsidRPr="002E443F" w:rsidRDefault="00537778" w:rsidP="00537778">
      <w:pPr>
        <w:pStyle w:val="code"/>
        <w:rPr>
          <w:lang w:bidi="he-IL"/>
        </w:rPr>
      </w:pPr>
      <w:r w:rsidRPr="002E443F">
        <w:rPr>
          <w:lang w:bidi="he-IL"/>
        </w:rPr>
        <w:t xml:space="preserve">    /* READ-ONLY */</w:t>
      </w:r>
    </w:p>
    <w:p w14:paraId="0984BD4A" w14:textId="77777777" w:rsidR="00537778" w:rsidRPr="002E443F" w:rsidRDefault="00537778" w:rsidP="00537778">
      <w:pPr>
        <w:pStyle w:val="code"/>
        <w:rPr>
          <w:lang w:bidi="he-IL"/>
        </w:rPr>
      </w:pPr>
    </w:p>
    <w:p w14:paraId="445E7A7A" w14:textId="77777777" w:rsidR="00537778" w:rsidRPr="002E443F" w:rsidRDefault="00537778" w:rsidP="00537778">
      <w:pPr>
        <w:pStyle w:val="code"/>
        <w:rPr>
          <w:lang w:bidi="he-IL"/>
        </w:rPr>
      </w:pPr>
      <w:r w:rsidRPr="002E443F">
        <w:rPr>
          <w:lang w:bidi="he-IL"/>
        </w:rPr>
        <w:t xml:space="preserve">    /* READ-WRITE */</w:t>
      </w:r>
    </w:p>
    <w:p w14:paraId="778D75CE" w14:textId="77777777" w:rsidR="00537778" w:rsidRPr="002E443F" w:rsidRDefault="00537778" w:rsidP="00537778">
      <w:pPr>
        <w:pStyle w:val="code"/>
        <w:rPr>
          <w:lang w:bidi="he-IL"/>
        </w:rPr>
      </w:pPr>
    </w:p>
    <w:p w14:paraId="08ED57BA" w14:textId="77777777" w:rsidR="00537778" w:rsidRPr="002E443F" w:rsidRDefault="008A2316" w:rsidP="00537778">
      <w:pPr>
        <w:pStyle w:val="code"/>
        <w:rPr>
          <w:lang w:bidi="he-IL"/>
        </w:rPr>
      </w:pPr>
      <w:r>
        <w:rPr>
          <w:lang w:bidi="he-IL"/>
        </w:rPr>
        <w:t xml:space="preserve">    /* Type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table_entry_</w:t>
      </w:r>
      <w:r w:rsidRPr="002E443F">
        <w:rPr>
          <w:rFonts w:ascii="Courier New" w:eastAsia="Times New Roman" w:hAnsi="Courier New" w:cs="Courier New"/>
          <w:color w:val="000000"/>
          <w:szCs w:val="18"/>
          <w:lang w:bidi="he-IL"/>
        </w:rPr>
        <w:t>type_t</w:t>
      </w:r>
      <w:r w:rsidR="00537778" w:rsidRPr="002E443F">
        <w:rPr>
          <w:lang w:bidi="he-IL"/>
        </w:rPr>
        <w:t>] (MANDATORY_ON_CREATE|CREATE_ONLY) */</w:t>
      </w:r>
    </w:p>
    <w:p w14:paraId="144B1FAA" w14:textId="77777777" w:rsidR="00537778" w:rsidRDefault="00537778" w:rsidP="00537778">
      <w:pPr>
        <w:pStyle w:val="code"/>
        <w:rPr>
          <w:lang w:bidi="he-IL"/>
        </w:rPr>
      </w:pPr>
      <w:r w:rsidRPr="002E443F">
        <w:rPr>
          <w:lang w:bidi="he-IL"/>
        </w:rPr>
        <w:t xml:space="preserve">    SAI_HOST_INTERFACE_</w:t>
      </w:r>
      <w:r w:rsidR="008A2316">
        <w:rPr>
          <w:lang w:bidi="he-IL"/>
        </w:rPr>
        <w:t>TABLE_ENTRY_</w:t>
      </w:r>
      <w:r w:rsidRPr="002E443F">
        <w:rPr>
          <w:lang w:bidi="he-IL"/>
        </w:rPr>
        <w:t>ATTR_TYPE,</w:t>
      </w:r>
    </w:p>
    <w:p w14:paraId="210A6CDD" w14:textId="77777777" w:rsidR="008A2316" w:rsidRDefault="008A2316" w:rsidP="00537778">
      <w:pPr>
        <w:pStyle w:val="code"/>
        <w:rPr>
          <w:lang w:bidi="he-IL"/>
        </w:rPr>
      </w:pPr>
    </w:p>
    <w:p w14:paraId="27FF254A" w14:textId="77777777" w:rsidR="008A2316" w:rsidRDefault="008A2316" w:rsidP="00937801">
      <w:pPr>
        <w:pStyle w:val="code"/>
        <w:rPr>
          <w:lang w:bidi="he-IL"/>
        </w:rPr>
      </w:pPr>
      <w:r>
        <w:rPr>
          <w:lang w:bidi="he-IL"/>
        </w:rPr>
        <w:t xml:space="preserve">    /* host intarfce </w:t>
      </w:r>
      <w:r w:rsidR="00937801">
        <w:rPr>
          <w:lang w:bidi="he-IL"/>
        </w:rPr>
        <w:t xml:space="preserve">table entry </w:t>
      </w:r>
      <w:r w:rsidR="00337DDB">
        <w:rPr>
          <w:lang w:bidi="he-IL"/>
        </w:rPr>
        <w:t>match field object-id</w:t>
      </w:r>
      <w:r w:rsidR="00937801">
        <w:rPr>
          <w:lang w:bidi="he-IL"/>
        </w:rPr>
        <w:t xml:space="preserve"> </w:t>
      </w:r>
      <w:r>
        <w:rPr>
          <w:lang w:bidi="he-IL"/>
        </w:rPr>
        <w:t xml:space="preserve"> </w:t>
      </w:r>
    </w:p>
    <w:p w14:paraId="02465AE8" w14:textId="77777777" w:rsidR="008A2316" w:rsidRPr="00537778" w:rsidRDefault="008A2316" w:rsidP="00937801">
      <w:pPr>
        <w:pStyle w:val="code"/>
        <w:rPr>
          <w:szCs w:val="18"/>
        </w:rPr>
      </w:pPr>
      <w:r>
        <w:rPr>
          <w:szCs w:val="18"/>
        </w:rPr>
        <w:t xml:space="preserve">     * V</w:t>
      </w:r>
      <w:r w:rsidRPr="008B7968">
        <w:rPr>
          <w:szCs w:val="18"/>
        </w:rPr>
        <w:t xml:space="preserve">alid only when </w:t>
      </w:r>
      <w:r w:rsidRPr="00537778">
        <w:rPr>
          <w:szCs w:val="18"/>
        </w:rPr>
        <w:t>SAI_HOST_INTERFACE_ATTR_TYPE</w:t>
      </w:r>
      <w:r w:rsidRPr="008B7968">
        <w:rPr>
          <w:szCs w:val="18"/>
        </w:rPr>
        <w:t xml:space="preserve"> == </w:t>
      </w:r>
      <w:r w:rsidR="00937801" w:rsidRPr="002E443F">
        <w:rPr>
          <w:rFonts w:ascii="Courier New" w:eastAsia="Times New Roman" w:hAnsi="Courier New" w:cs="Courier New"/>
          <w:color w:val="000000"/>
          <w:szCs w:val="18"/>
          <w:lang w:bidi="he-IL"/>
        </w:rPr>
        <w:t>SAI_HOST_INTERFACE_</w:t>
      </w:r>
      <w:r w:rsidR="00937801">
        <w:rPr>
          <w:rFonts w:ascii="Courier New" w:eastAsia="Times New Roman" w:hAnsi="Courier New" w:cs="Courier New"/>
          <w:color w:val="000000"/>
          <w:szCs w:val="18"/>
          <w:lang w:bidi="he-IL"/>
        </w:rPr>
        <w:t>ENTRY_</w:t>
      </w:r>
      <w:r w:rsidR="00937801" w:rsidRPr="002E443F">
        <w:rPr>
          <w:rFonts w:ascii="Courier New" w:eastAsia="Times New Roman" w:hAnsi="Courier New" w:cs="Courier New"/>
          <w:color w:val="000000"/>
          <w:szCs w:val="18"/>
          <w:lang w:bidi="he-IL"/>
        </w:rPr>
        <w:t>TYPE_PORT</w:t>
      </w:r>
      <w:r w:rsidRPr="00537778">
        <w:rPr>
          <w:szCs w:val="18"/>
        </w:rPr>
        <w:t xml:space="preserve"> </w:t>
      </w:r>
    </w:p>
    <w:p w14:paraId="601A33A5" w14:textId="77777777" w:rsidR="008A2316" w:rsidRPr="00537778" w:rsidRDefault="008A2316" w:rsidP="008A2316">
      <w:pPr>
        <w:pStyle w:val="code"/>
        <w:rPr>
          <w:szCs w:val="18"/>
        </w:rPr>
      </w:pPr>
      <w:r w:rsidRPr="008B7968">
        <w:rPr>
          <w:szCs w:val="18"/>
        </w:rPr>
        <w:t xml:space="preserve">    </w:t>
      </w:r>
      <w:r>
        <w:rPr>
          <w:szCs w:val="18"/>
        </w:rPr>
        <w:t xml:space="preserve"> * </w:t>
      </w:r>
      <w:r w:rsidR="00937801">
        <w:rPr>
          <w:szCs w:val="18"/>
        </w:rPr>
        <w:t xml:space="preserve">|| </w:t>
      </w:r>
      <w:r w:rsidR="00937801" w:rsidRPr="002E443F">
        <w:rPr>
          <w:rFonts w:ascii="Courier New" w:eastAsia="Times New Roman" w:hAnsi="Courier New" w:cs="Courier New"/>
          <w:color w:val="000000"/>
          <w:szCs w:val="18"/>
          <w:lang w:bidi="he-IL"/>
        </w:rPr>
        <w:t>SAI_HOST_INTERFACE_</w:t>
      </w:r>
      <w:r w:rsidR="00937801">
        <w:rPr>
          <w:rFonts w:ascii="Courier New" w:eastAsia="Times New Roman" w:hAnsi="Courier New" w:cs="Courier New"/>
          <w:color w:val="000000"/>
          <w:szCs w:val="18"/>
          <w:lang w:bidi="he-IL"/>
        </w:rPr>
        <w:t>ENTRY_TYPE</w:t>
      </w:r>
      <w:r w:rsidRPr="00537778">
        <w:rPr>
          <w:szCs w:val="18"/>
        </w:rPr>
        <w:t>_LAG</w:t>
      </w:r>
      <w:r w:rsidR="00337DDB">
        <w:rPr>
          <w:szCs w:val="18"/>
        </w:rPr>
        <w:t xml:space="preserve"> ||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w:t>
      </w:r>
      <w:r w:rsidR="00337DDB" w:rsidRPr="00537778">
        <w:rPr>
          <w:szCs w:val="18"/>
        </w:rPr>
        <w:t>_</w:t>
      </w:r>
      <w:r w:rsidR="00337DDB">
        <w:rPr>
          <w:szCs w:val="18"/>
        </w:rPr>
        <w:t>VLAN</w:t>
      </w:r>
      <w:r w:rsidRPr="00537778">
        <w:rPr>
          <w:szCs w:val="18"/>
        </w:rPr>
        <w:t xml:space="preserve"> </w:t>
      </w:r>
    </w:p>
    <w:p w14:paraId="683C3814" w14:textId="77777777" w:rsidR="008A2316" w:rsidRPr="00537778" w:rsidRDefault="008A2316" w:rsidP="008A2316">
      <w:pPr>
        <w:pStyle w:val="code"/>
        <w:rPr>
          <w:szCs w:val="18"/>
        </w:rPr>
      </w:pPr>
      <w:r w:rsidRPr="00537778">
        <w:rPr>
          <w:szCs w:val="18"/>
        </w:rPr>
        <w:t xml:space="preserve">     * should be port 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w:t>
      </w:r>
      <w:r w:rsidR="00337DDB" w:rsidRPr="002E443F">
        <w:rPr>
          <w:rFonts w:ascii="Courier New" w:eastAsia="Times New Roman" w:hAnsi="Courier New" w:cs="Courier New"/>
          <w:color w:val="000000"/>
          <w:szCs w:val="18"/>
          <w:lang w:bidi="he-IL"/>
        </w:rPr>
        <w:t>TYPE_PORT</w:t>
      </w:r>
    </w:p>
    <w:p w14:paraId="694040C3" w14:textId="77777777" w:rsidR="008A2316" w:rsidRPr="00537778" w:rsidRDefault="008A2316" w:rsidP="008A2316">
      <w:pPr>
        <w:pStyle w:val="code"/>
        <w:rPr>
          <w:szCs w:val="18"/>
        </w:rPr>
      </w:pPr>
      <w:r w:rsidRPr="00537778">
        <w:rPr>
          <w:szCs w:val="18"/>
        </w:rPr>
        <w:t xml:space="preserve">     * should be lag </w:t>
      </w:r>
      <w:r>
        <w:rPr>
          <w:szCs w:val="18"/>
        </w:rPr>
        <w:t xml:space="preserve"> </w:t>
      </w:r>
      <w:r w:rsidRPr="00537778">
        <w:rPr>
          <w:szCs w:val="18"/>
        </w:rPr>
        <w:t xml:space="preserve">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ENTRY_TYPE_LAG</w:t>
      </w:r>
    </w:p>
    <w:p w14:paraId="61016F73" w14:textId="77777777" w:rsidR="008A2316" w:rsidRPr="00537778" w:rsidRDefault="008A2316" w:rsidP="008A2316">
      <w:pPr>
        <w:pStyle w:val="code"/>
        <w:rPr>
          <w:lang w:bidi="he-IL"/>
        </w:rPr>
      </w:pPr>
      <w:r w:rsidRPr="00537778">
        <w:rPr>
          <w:szCs w:val="18"/>
        </w:rPr>
        <w:t xml:space="preserve">     </w:t>
      </w:r>
      <w:r w:rsidR="00AA05C5">
        <w:rPr>
          <w:szCs w:val="18"/>
        </w:rPr>
        <w:t xml:space="preserve">* should be VLAN ID </w:t>
      </w:r>
      <w:r w:rsidRPr="00537778">
        <w:rPr>
          <w:szCs w:val="18"/>
        </w:rPr>
        <w:t xml:space="preserve"> 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ENTRY_TYPE_VLAN</w:t>
      </w:r>
    </w:p>
    <w:p w14:paraId="0F1D7D3A" w14:textId="77777777" w:rsidR="008A2316" w:rsidRDefault="008A2316" w:rsidP="00337DDB">
      <w:pPr>
        <w:pStyle w:val="code"/>
        <w:rPr>
          <w:rFonts w:ascii="Courier New" w:eastAsia="Times New Roman" w:hAnsi="Courier New" w:cs="Courier New"/>
          <w:color w:val="000000"/>
          <w:szCs w:val="18"/>
          <w:lang w:bidi="he-IL"/>
        </w:rPr>
      </w:pPr>
      <w:r w:rsidRPr="00537778">
        <w:rPr>
          <w:lang w:bidi="he-IL"/>
        </w:rPr>
        <w:t xml:space="preserve">     *</w:t>
      </w:r>
      <w:r>
        <w:rPr>
          <w:lang w:bidi="he-IL"/>
        </w:rPr>
        <w:t xml:space="preserve"> </w:t>
      </w:r>
      <w:r w:rsidRPr="00537778">
        <w:rPr>
          <w:lang w:bidi="he-IL"/>
        </w:rPr>
        <w:t>(MANDATORY_ON_CREATE</w:t>
      </w:r>
      <w:r>
        <w:rPr>
          <w:lang w:bidi="he-IL"/>
        </w:rPr>
        <w:t xml:space="preserve"> | CREATE_ONLY</w:t>
      </w:r>
      <w:r w:rsidR="00337DDB">
        <w:rPr>
          <w:lang w:bidi="he-IL"/>
        </w:rPr>
        <w:t>)</w:t>
      </w:r>
      <w:r>
        <w:rPr>
          <w:lang w:bidi="he-IL"/>
        </w:rPr>
        <w:t xml:space="preserve"> </w:t>
      </w:r>
      <w:r w:rsidRPr="00537778">
        <w:rPr>
          <w:lang w:bidi="he-IL"/>
        </w:rPr>
        <w:t xml:space="preserve"> </w:t>
      </w:r>
      <w:r>
        <w:rPr>
          <w:rFonts w:ascii="Courier New" w:eastAsia="Times New Roman" w:hAnsi="Courier New" w:cs="Courier New"/>
          <w:color w:val="000000"/>
          <w:szCs w:val="18"/>
          <w:lang w:bidi="he-IL"/>
        </w:rPr>
        <w:t>*/</w:t>
      </w:r>
    </w:p>
    <w:p w14:paraId="7959C381" w14:textId="77777777" w:rsidR="008A2316" w:rsidRPr="002E443F" w:rsidRDefault="008A2316" w:rsidP="008A2316">
      <w:pPr>
        <w:pStyle w:val="code"/>
        <w:rPr>
          <w:lang w:bidi="he-IL"/>
        </w:rPr>
      </w:pPr>
      <w:r w:rsidRPr="002E443F">
        <w:rPr>
          <w:lang w:bidi="he-IL"/>
        </w:rPr>
        <w:t xml:space="preserve"> </w:t>
      </w:r>
      <w:r w:rsidR="00937801">
        <w:rPr>
          <w:lang w:bidi="he-IL"/>
        </w:rPr>
        <w:t xml:space="preserve">   </w:t>
      </w:r>
      <w:r w:rsidR="00337DDB">
        <w:rPr>
          <w:lang w:bidi="he-IL"/>
        </w:rPr>
        <w:t xml:space="preserve"> </w:t>
      </w:r>
      <w:r w:rsidR="00937801">
        <w:rPr>
          <w:lang w:bidi="he-IL"/>
        </w:rPr>
        <w:t>SAI_HOST_INTERFACE</w:t>
      </w:r>
      <w:r>
        <w:rPr>
          <w:lang w:bidi="he-IL"/>
        </w:rPr>
        <w:t>_TABLE_ENTRY</w:t>
      </w:r>
      <w:r w:rsidR="002C341A">
        <w:rPr>
          <w:lang w:bidi="he-IL"/>
        </w:rPr>
        <w:t>_F</w:t>
      </w:r>
      <w:r w:rsidR="00337DDB">
        <w:rPr>
          <w:lang w:bidi="he-IL"/>
        </w:rPr>
        <w:t>I</w:t>
      </w:r>
      <w:r w:rsidR="002C341A">
        <w:rPr>
          <w:lang w:bidi="he-IL"/>
        </w:rPr>
        <w:t>E</w:t>
      </w:r>
      <w:r w:rsidR="00337DDB">
        <w:rPr>
          <w:lang w:bidi="he-IL"/>
        </w:rPr>
        <w:t>LD</w:t>
      </w:r>
      <w:r w:rsidR="00937801">
        <w:rPr>
          <w:lang w:bidi="he-IL"/>
        </w:rPr>
        <w:t>_</w:t>
      </w:r>
      <w:r>
        <w:rPr>
          <w:lang w:bidi="he-IL"/>
        </w:rPr>
        <w:t>OBJ_</w:t>
      </w:r>
      <w:r w:rsidRPr="002E443F">
        <w:rPr>
          <w:lang w:bidi="he-IL"/>
        </w:rPr>
        <w:t>ID,</w:t>
      </w:r>
    </w:p>
    <w:p w14:paraId="03AE16DD" w14:textId="77777777" w:rsidR="008A2316" w:rsidRPr="002E443F" w:rsidRDefault="008A2316" w:rsidP="00537778">
      <w:pPr>
        <w:pStyle w:val="code"/>
        <w:rPr>
          <w:lang w:bidi="he-IL"/>
        </w:rPr>
      </w:pPr>
    </w:p>
    <w:p w14:paraId="48AFDE72" w14:textId="77777777" w:rsidR="00337DDB" w:rsidRDefault="00337DDB" w:rsidP="00337DDB">
      <w:pPr>
        <w:pStyle w:val="code"/>
        <w:rPr>
          <w:lang w:bidi="he-IL"/>
        </w:rPr>
      </w:pPr>
      <w:r>
        <w:rPr>
          <w:lang w:bidi="he-IL"/>
        </w:rPr>
        <w:t xml:space="preserve">    /* </w:t>
      </w:r>
      <w:r w:rsidR="00AA05C5">
        <w:rPr>
          <w:szCs w:val="18"/>
        </w:rPr>
        <w:t>not V</w:t>
      </w:r>
      <w:r w:rsidR="00AA05C5" w:rsidRPr="008B7968">
        <w:rPr>
          <w:szCs w:val="18"/>
        </w:rPr>
        <w:t xml:space="preserve">alid only when </w:t>
      </w:r>
      <w:r w:rsidR="00AA05C5" w:rsidRPr="00537778">
        <w:rPr>
          <w:szCs w:val="18"/>
        </w:rPr>
        <w:t>SAI_HOST_INTERFACE_ATTR_TYPE</w:t>
      </w:r>
      <w:r w:rsidR="00AA05C5" w:rsidRPr="008B7968">
        <w:rPr>
          <w:szCs w:val="18"/>
        </w:rPr>
        <w:t xml:space="preserve"> </w:t>
      </w:r>
      <w:r w:rsidR="00AA05C5">
        <w:rPr>
          <w:lang w:bidi="he-IL"/>
        </w:rPr>
        <w:t>==</w:t>
      </w:r>
      <w:r w:rsidR="00AA05C5" w:rsidRPr="00AA05C5">
        <w:rPr>
          <w:rFonts w:ascii="Courier New" w:eastAsia="Times New Roman" w:hAnsi="Courier New" w:cs="Courier New"/>
          <w:color w:val="000000"/>
          <w:szCs w:val="18"/>
          <w:lang w:bidi="he-IL"/>
        </w:rPr>
        <w:t xml:space="preserve"> </w:t>
      </w:r>
      <w:r w:rsidR="00AA05C5">
        <w:rPr>
          <w:rFonts w:ascii="Courier New" w:eastAsia="Times New Roman" w:hAnsi="Courier New" w:cs="Courier New"/>
          <w:color w:val="000000"/>
          <w:szCs w:val="18"/>
          <w:lang w:bidi="he-IL"/>
        </w:rPr>
        <w:t>SAI_HOST_INTERFACE_ENTRY_TYPE_WILDCARD</w:t>
      </w:r>
      <w:r w:rsidR="00AA05C5">
        <w:rPr>
          <w:lang w:bidi="he-IL"/>
        </w:rPr>
        <w:t xml:space="preserve">  </w:t>
      </w:r>
      <w:r>
        <w:rPr>
          <w:lang w:bidi="he-IL"/>
        </w:rPr>
        <w:t>host intarfce table entry match field trap-id []</w:t>
      </w:r>
    </w:p>
    <w:p w14:paraId="1DF5A42B" w14:textId="77777777" w:rsidR="00337DDB" w:rsidRDefault="00337DDB" w:rsidP="00337DDB">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p>
    <w:p w14:paraId="73A7B68C" w14:textId="77777777" w:rsidR="00337DDB" w:rsidRDefault="00337DDB" w:rsidP="00337DDB">
      <w:pPr>
        <w:pStyle w:val="code"/>
        <w:rPr>
          <w:lang w:bidi="he-IL"/>
        </w:rPr>
      </w:pPr>
      <w:r>
        <w:rPr>
          <w:lang w:bidi="he-IL"/>
        </w:rPr>
        <w:t xml:space="preserve">     SA</w:t>
      </w:r>
      <w:r w:rsidR="002C341A">
        <w:rPr>
          <w:lang w:bidi="he-IL"/>
        </w:rPr>
        <w:t>I_HOST_INTERFACE_TABLE_ENTRY_FIE</w:t>
      </w:r>
      <w:r>
        <w:rPr>
          <w:lang w:bidi="he-IL"/>
        </w:rPr>
        <w:t>LD_TRAP_ID</w:t>
      </w:r>
      <w:r w:rsidRPr="002E443F">
        <w:rPr>
          <w:lang w:bidi="he-IL"/>
        </w:rPr>
        <w:t>,</w:t>
      </w:r>
    </w:p>
    <w:p w14:paraId="04130A28" w14:textId="77777777" w:rsidR="00337DDB" w:rsidRDefault="00337DDB" w:rsidP="00337DDB">
      <w:pPr>
        <w:pStyle w:val="code"/>
        <w:rPr>
          <w:lang w:bidi="he-IL"/>
        </w:rPr>
      </w:pPr>
    </w:p>
    <w:p w14:paraId="69794638" w14:textId="77777777" w:rsidR="002B3E66" w:rsidRDefault="002B3E66" w:rsidP="002B3E66">
      <w:pPr>
        <w:pStyle w:val="code"/>
        <w:rPr>
          <w:lang w:bidi="he-IL"/>
        </w:rPr>
      </w:pPr>
      <w:r>
        <w:rPr>
          <w:lang w:bidi="he-IL"/>
        </w:rPr>
        <w:t xml:space="preserve">    /*host intarfce table entry action channel  [</w:t>
      </w:r>
      <w:r w:rsidRPr="002129F1">
        <w:rPr>
          <w:rFonts w:ascii="Courier New" w:eastAsia="Times New Roman" w:hAnsi="Courier New" w:cs="Courier New"/>
          <w:color w:val="000000"/>
          <w:szCs w:val="18"/>
          <w:lang w:bidi="he-IL"/>
        </w:rPr>
        <w:t>sai_host_interface_table_entry_channel_type_t</w:t>
      </w:r>
      <w:r>
        <w:rPr>
          <w:lang w:bidi="he-IL"/>
        </w:rPr>
        <w:t>]</w:t>
      </w:r>
    </w:p>
    <w:p w14:paraId="6C87BA31" w14:textId="77777777" w:rsidR="002B3E66" w:rsidRDefault="002B3E66" w:rsidP="002B3E66">
      <w:pPr>
        <w:pStyle w:val="code"/>
        <w:rPr>
          <w:ins w:id="62" w:author="Matty Kadosh" w:date="2016-10-26T20:21:00Z"/>
          <w:lang w:bidi="he-IL"/>
        </w:rPr>
      </w:pPr>
      <w:ins w:id="63" w:author="Matty Kadosh" w:date="2016-10-26T20:21:00Z">
        <w:r>
          <w:rPr>
            <w:szCs w:val="18"/>
          </w:rPr>
          <w:t>V</w:t>
        </w:r>
        <w:r w:rsidRPr="008B7968">
          <w:rPr>
            <w:szCs w:val="18"/>
          </w:rPr>
          <w:t xml:space="preserve">alid only when </w:t>
        </w:r>
        <w:r w:rsidRPr="00F02F03">
          <w:rPr>
            <w:lang w:bidi="he-IL"/>
          </w:rPr>
          <w:t>SAI_HOST_INTERFACE</w:t>
        </w:r>
        <w:r>
          <w:rPr>
            <w:lang w:bidi="he-IL"/>
          </w:rPr>
          <w:t>_TABLE_ENTRY_ACTION_USER_CHANNEL_TYPE</w:t>
        </w:r>
        <w:r w:rsidRPr="008B7968">
          <w:rPr>
            <w:szCs w:val="18"/>
          </w:rPr>
          <w:t xml:space="preserve"> ==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ENTRY_USER_CHANNEL_FD</w:t>
        </w:r>
      </w:ins>
    </w:p>
    <w:p w14:paraId="2DFEE090" w14:textId="77777777" w:rsidR="002B3E66" w:rsidRDefault="002B3E66" w:rsidP="002B3E66">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p>
    <w:p w14:paraId="25F9CA68" w14:textId="77777777" w:rsidR="002B3E66" w:rsidRDefault="002B3E66" w:rsidP="002B3E66">
      <w:pPr>
        <w:pStyle w:val="code"/>
        <w:rPr>
          <w:lang w:bidi="he-IL"/>
        </w:rPr>
      </w:pPr>
      <w:r>
        <w:rPr>
          <w:lang w:bidi="he-IL"/>
        </w:rPr>
        <w:t xml:space="preserve">     SAI_HOST_INTERFACE_TABLE_ENTRY_ACTION_CHANNEL</w:t>
      </w:r>
      <w:r w:rsidRPr="002E443F">
        <w:rPr>
          <w:lang w:bidi="he-IL"/>
        </w:rPr>
        <w:t>,</w:t>
      </w:r>
    </w:p>
    <w:p w14:paraId="7AD6C64E" w14:textId="77777777" w:rsidR="002B3E66" w:rsidRDefault="002B3E66" w:rsidP="00337DDB">
      <w:pPr>
        <w:pStyle w:val="code"/>
        <w:rPr>
          <w:lang w:bidi="he-IL"/>
        </w:rPr>
      </w:pPr>
    </w:p>
    <w:p w14:paraId="1C8285F7" w14:textId="77777777" w:rsidR="00FD30BD" w:rsidRDefault="00FD30BD" w:rsidP="00337DDB">
      <w:pPr>
        <w:pStyle w:val="code"/>
        <w:rPr>
          <w:ins w:id="64" w:author="Matty Kadosh" w:date="2016-10-26T20:21:00Z"/>
          <w:lang w:bidi="he-IL"/>
        </w:rPr>
      </w:pPr>
    </w:p>
    <w:p w14:paraId="565A104C" w14:textId="77777777" w:rsidR="00FD30BD" w:rsidRDefault="00FD30BD" w:rsidP="00FD30BD">
      <w:pPr>
        <w:pStyle w:val="code"/>
        <w:rPr>
          <w:ins w:id="65" w:author="Matty Kadosh" w:date="2016-10-26T20:21:00Z"/>
          <w:lang w:bidi="he-IL"/>
        </w:rPr>
      </w:pPr>
      <w:ins w:id="66" w:author="Matty Kadosh" w:date="2016-10-26T20:21:00Z">
        <w:r>
          <w:rPr>
            <w:lang w:bidi="he-IL"/>
          </w:rPr>
          <w:t xml:space="preserve">    /*host intarfce table entry action user channel type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table_user_channel_</w:t>
        </w:r>
        <w:r w:rsidRPr="002E443F">
          <w:rPr>
            <w:rFonts w:ascii="Courier New" w:eastAsia="Times New Roman" w:hAnsi="Courier New" w:cs="Courier New"/>
            <w:color w:val="000000"/>
            <w:szCs w:val="18"/>
            <w:lang w:bidi="he-IL"/>
          </w:rPr>
          <w:t>t</w:t>
        </w:r>
        <w:r>
          <w:rPr>
            <w:lang w:bidi="he-IL"/>
          </w:rPr>
          <w:t>]</w:t>
        </w:r>
      </w:ins>
    </w:p>
    <w:p w14:paraId="58301CF5" w14:textId="77777777" w:rsidR="00FD30BD" w:rsidRDefault="00FD30BD" w:rsidP="00FD30BD">
      <w:pPr>
        <w:pStyle w:val="code"/>
        <w:rPr>
          <w:ins w:id="67" w:author="Matty Kadosh" w:date="2016-10-26T20:21:00Z"/>
          <w:lang w:bidi="he-IL"/>
        </w:rPr>
      </w:pPr>
      <w:ins w:id="68" w:author="Matty Kadosh" w:date="2016-10-26T20:21:00Z">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ins>
    </w:p>
    <w:p w14:paraId="48D3CBAE" w14:textId="77777777" w:rsidR="00FD30BD" w:rsidRDefault="00FD30BD" w:rsidP="00FD30BD">
      <w:pPr>
        <w:pStyle w:val="code"/>
        <w:rPr>
          <w:ins w:id="69" w:author="Matty Kadosh" w:date="2016-10-26T20:21:00Z"/>
          <w:lang w:bidi="he-IL"/>
        </w:rPr>
      </w:pPr>
      <w:ins w:id="70" w:author="Matty Kadosh" w:date="2016-10-26T20:21:00Z">
        <w:r>
          <w:rPr>
            <w:lang w:bidi="he-IL"/>
          </w:rPr>
          <w:t xml:space="preserve">     SAI_HOST_INTERFACE_TABLE_ENTRY_ACTION_USER_CHANNEL_TYPE</w:t>
        </w:r>
        <w:r w:rsidRPr="002E443F">
          <w:rPr>
            <w:lang w:bidi="he-IL"/>
          </w:rPr>
          <w:t>,</w:t>
        </w:r>
      </w:ins>
    </w:p>
    <w:p w14:paraId="0039A28A" w14:textId="77777777" w:rsidR="00FD30BD" w:rsidRDefault="00FD30BD" w:rsidP="00FD30BD">
      <w:pPr>
        <w:pStyle w:val="code"/>
        <w:rPr>
          <w:ins w:id="71" w:author="Matty Kadosh" w:date="2016-10-26T20:21:00Z"/>
          <w:lang w:bidi="he-IL"/>
        </w:rPr>
      </w:pPr>
    </w:p>
    <w:p w14:paraId="3E1D30D2" w14:textId="77777777" w:rsidR="00337DDB" w:rsidRDefault="00337DDB" w:rsidP="00337DDB">
      <w:pPr>
        <w:pStyle w:val="code"/>
        <w:rPr>
          <w:lang w:bidi="he-IL"/>
        </w:rPr>
      </w:pPr>
      <w:r>
        <w:rPr>
          <w:lang w:bidi="he-IL"/>
        </w:rPr>
        <w:t xml:space="preserve">    /*host intarfce table entry action target host intarface  [sai_object_id_t]</w:t>
      </w:r>
    </w:p>
    <w:p w14:paraId="00E6B3F9" w14:textId="77777777" w:rsidR="00FD30BD" w:rsidRDefault="00FD30BD" w:rsidP="00337DDB">
      <w:pPr>
        <w:pStyle w:val="code"/>
        <w:rPr>
          <w:ins w:id="72" w:author="Matty Kadosh" w:date="2016-10-26T20:21:00Z"/>
          <w:lang w:bidi="he-IL"/>
        </w:rPr>
      </w:pPr>
      <w:ins w:id="73" w:author="Matty Kadosh" w:date="2016-10-26T20:21:00Z">
        <w:r>
          <w:rPr>
            <w:szCs w:val="18"/>
          </w:rPr>
          <w:t>V</w:t>
        </w:r>
        <w:r w:rsidRPr="008B7968">
          <w:rPr>
            <w:szCs w:val="18"/>
          </w:rPr>
          <w:t xml:space="preserve">alid only when </w:t>
        </w:r>
        <w:r w:rsidRPr="00F02F03">
          <w:rPr>
            <w:lang w:bidi="he-IL"/>
          </w:rPr>
          <w:t>SAI_HOST_INTERFACE</w:t>
        </w:r>
        <w:r>
          <w:rPr>
            <w:lang w:bidi="he-IL"/>
          </w:rPr>
          <w:t>_TABLE_ENTRY_ACTION_USER_CHANNEL_TYPE</w:t>
        </w:r>
        <w:r w:rsidRPr="008B7968">
          <w:rPr>
            <w:szCs w:val="18"/>
          </w:rPr>
          <w:t xml:space="preserve"> == </w:t>
        </w:r>
        <w:r w:rsidR="00F02F03" w:rsidRPr="002E443F">
          <w:rPr>
            <w:rFonts w:ascii="Courier New" w:eastAsia="Times New Roman" w:hAnsi="Courier New" w:cs="Courier New"/>
            <w:color w:val="000000"/>
            <w:szCs w:val="18"/>
            <w:lang w:bidi="he-IL"/>
          </w:rPr>
          <w:t>SAI_HOST_INTERFACE_</w:t>
        </w:r>
        <w:r w:rsidR="00F02F03">
          <w:rPr>
            <w:rFonts w:ascii="Courier New" w:eastAsia="Times New Roman" w:hAnsi="Courier New" w:cs="Courier New"/>
            <w:color w:val="000000"/>
            <w:szCs w:val="18"/>
            <w:lang w:bidi="he-IL"/>
          </w:rPr>
          <w:t>ENTRY_USER_CHANNEL_FD</w:t>
        </w:r>
      </w:ins>
    </w:p>
    <w:p w14:paraId="2D93047E" w14:textId="77777777" w:rsidR="002B3E66" w:rsidRDefault="00337DDB" w:rsidP="00337DDB">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p>
    <w:p w14:paraId="7C200F9E" w14:textId="77777777" w:rsidR="002B3E66" w:rsidRDefault="002B3E66" w:rsidP="00337DDB">
      <w:pPr>
        <w:pStyle w:val="code"/>
        <w:rPr>
          <w:lang w:bidi="he-IL"/>
        </w:rPr>
      </w:pPr>
      <w:r>
        <w:rPr>
          <w:lang w:bidi="he-IL"/>
        </w:rPr>
        <w:t xml:space="preserve">     * Valid only when SAI_HOST_INTERFACE_TABLE_ENTRY_ACTION_CHANNEL=</w:t>
      </w:r>
    </w:p>
    <w:p w14:paraId="75040E6D" w14:textId="77777777" w:rsidR="002B3E66" w:rsidRDefault="002B3E66" w:rsidP="00337DDB">
      <w:pPr>
        <w:pStyle w:val="code"/>
        <w:rPr>
          <w:lang w:bidi="he-IL"/>
        </w:rPr>
      </w:pPr>
      <w:r>
        <w:rPr>
          <w:lang w:bidi="he-IL"/>
        </w:rPr>
        <w:t xml:space="preserve">     *</w:t>
      </w:r>
      <w:r w:rsidR="00EC1C94">
        <w:rPr>
          <w:lang w:bidi="he-IL"/>
        </w:rPr>
        <w:t xml:space="preserve"> </w:t>
      </w:r>
      <w:r w:rsidR="00EC1C94" w:rsidRPr="002129F1">
        <w:rPr>
          <w:rFonts w:ascii="Courier New" w:eastAsia="Times New Roman" w:hAnsi="Courier New" w:cs="Courier New"/>
          <w:color w:val="000000"/>
          <w:szCs w:val="18"/>
          <w:lang w:bidi="he-IL"/>
        </w:rPr>
        <w:t>SAI_HOST_INTERFACE_TABLE_ENTRY_CHANNEL_TYPE_FD</w:t>
      </w:r>
    </w:p>
    <w:p w14:paraId="37AA7518" w14:textId="77777777" w:rsidR="00337DDB" w:rsidRDefault="002B3E66" w:rsidP="00337DDB">
      <w:pPr>
        <w:pStyle w:val="code"/>
        <w:rPr>
          <w:lang w:bidi="he-IL"/>
        </w:rPr>
      </w:pPr>
      <w:r>
        <w:rPr>
          <w:rFonts w:ascii="Courier New" w:eastAsia="Times New Roman" w:hAnsi="Courier New" w:cs="Courier New"/>
          <w:color w:val="000000"/>
          <w:szCs w:val="18"/>
          <w:lang w:bidi="he-IL"/>
        </w:rPr>
        <w:t xml:space="preserve">    </w:t>
      </w:r>
      <w:r w:rsidR="00337DDB">
        <w:rPr>
          <w:rFonts w:ascii="Courier New" w:eastAsia="Times New Roman" w:hAnsi="Courier New" w:cs="Courier New"/>
          <w:color w:val="000000"/>
          <w:szCs w:val="18"/>
          <w:lang w:bidi="he-IL"/>
        </w:rPr>
        <w:t>*/</w:t>
      </w:r>
      <w:r w:rsidR="00337DDB">
        <w:rPr>
          <w:lang w:bidi="he-IL"/>
        </w:rPr>
        <w:t xml:space="preserve"> </w:t>
      </w:r>
    </w:p>
    <w:p w14:paraId="215AD92F" w14:textId="77777777" w:rsidR="00337DDB" w:rsidRDefault="00337DDB" w:rsidP="00337DDB">
      <w:pPr>
        <w:pStyle w:val="code"/>
        <w:rPr>
          <w:lang w:bidi="he-IL"/>
        </w:rPr>
      </w:pPr>
      <w:r>
        <w:rPr>
          <w:lang w:bidi="he-IL"/>
        </w:rPr>
        <w:t xml:space="preserve">     SAI_HOST_INTERFACE_TABLE_ENTRY_ACTION_HOSTIF_ID</w:t>
      </w:r>
      <w:r w:rsidRPr="002E443F">
        <w:rPr>
          <w:lang w:bidi="he-IL"/>
        </w:rPr>
        <w:t>,</w:t>
      </w:r>
    </w:p>
    <w:p w14:paraId="354AB425" w14:textId="77777777" w:rsidR="00337DDB" w:rsidRDefault="00337DDB" w:rsidP="00337DDB">
      <w:pPr>
        <w:pStyle w:val="code"/>
        <w:rPr>
          <w:lang w:bidi="he-IL"/>
        </w:rPr>
      </w:pPr>
    </w:p>
    <w:p w14:paraId="0DEDC1A4" w14:textId="77777777" w:rsidR="00537778" w:rsidRPr="002E443F" w:rsidRDefault="00537778" w:rsidP="00537778">
      <w:pPr>
        <w:pStyle w:val="code"/>
        <w:rPr>
          <w:lang w:bidi="he-IL"/>
        </w:rPr>
      </w:pPr>
      <w:r w:rsidRPr="002E443F">
        <w:rPr>
          <w:lang w:bidi="he-IL"/>
        </w:rPr>
        <w:t xml:space="preserve">    /* Custom range base value */</w:t>
      </w:r>
    </w:p>
    <w:p w14:paraId="752A6E04" w14:textId="77777777" w:rsidR="00537778" w:rsidRPr="002E443F" w:rsidRDefault="00537778" w:rsidP="00537778">
      <w:pPr>
        <w:pStyle w:val="code"/>
        <w:rPr>
          <w:lang w:bidi="he-IL"/>
        </w:rPr>
      </w:pPr>
      <w:r w:rsidRPr="002E443F">
        <w:rPr>
          <w:lang w:bidi="he-IL"/>
        </w:rPr>
        <w:t xml:space="preserve">    SAI_HOST_INTERFACE_</w:t>
      </w:r>
      <w:r w:rsidR="00337DDB">
        <w:rPr>
          <w:lang w:bidi="he-IL"/>
        </w:rPr>
        <w:t>TABLE_ENTRY</w:t>
      </w:r>
      <w:r w:rsidR="00337DDB" w:rsidRPr="002E443F">
        <w:rPr>
          <w:lang w:bidi="he-IL"/>
        </w:rPr>
        <w:t xml:space="preserve"> </w:t>
      </w:r>
      <w:r w:rsidRPr="002E443F">
        <w:rPr>
          <w:lang w:bidi="he-IL"/>
        </w:rPr>
        <w:t>ATTR_CUSTOM_RANGE_BASE  = 0x10000000</w:t>
      </w:r>
    </w:p>
    <w:p w14:paraId="77CB8D8E" w14:textId="77777777" w:rsidR="00537778" w:rsidRPr="002E443F" w:rsidRDefault="00537778" w:rsidP="00537778">
      <w:pPr>
        <w:pStyle w:val="code"/>
        <w:rPr>
          <w:lang w:bidi="he-IL"/>
        </w:rPr>
      </w:pPr>
    </w:p>
    <w:p w14:paraId="57027566" w14:textId="77777777" w:rsidR="00537778" w:rsidRPr="002E443F" w:rsidRDefault="008A2316" w:rsidP="00537778">
      <w:pPr>
        <w:pStyle w:val="code"/>
        <w:rPr>
          <w:lang w:bidi="he-IL"/>
        </w:rPr>
      </w:pPr>
      <w:r>
        <w:rPr>
          <w:lang w:bidi="he-IL"/>
        </w:rPr>
        <w:t xml:space="preserve">} </w:t>
      </w:r>
      <w:r w:rsidRPr="002E443F">
        <w:rPr>
          <w:lang w:bidi="he-IL"/>
        </w:rPr>
        <w:t>sai_host_interface_</w:t>
      </w:r>
      <w:r>
        <w:rPr>
          <w:rFonts w:ascii="Courier New" w:eastAsia="Times New Roman" w:hAnsi="Courier New" w:cs="Courier New"/>
          <w:color w:val="000000"/>
          <w:szCs w:val="18"/>
          <w:lang w:bidi="he-IL"/>
        </w:rPr>
        <w:t>table_entry</w:t>
      </w:r>
      <w:r>
        <w:rPr>
          <w:lang w:bidi="he-IL"/>
        </w:rPr>
        <w:t>_</w:t>
      </w:r>
      <w:r w:rsidRPr="002E443F">
        <w:rPr>
          <w:lang w:bidi="he-IL"/>
        </w:rPr>
        <w:t>attr_t</w:t>
      </w:r>
      <w:r w:rsidR="00537778" w:rsidRPr="002E443F">
        <w:rPr>
          <w:lang w:bidi="he-IL"/>
        </w:rPr>
        <w:t>;</w:t>
      </w:r>
    </w:p>
    <w:p w14:paraId="145EAACA" w14:textId="77777777" w:rsidR="00537778" w:rsidRPr="002E443F" w:rsidRDefault="00537778" w:rsidP="00537778">
      <w:pPr>
        <w:pStyle w:val="code"/>
        <w:rPr>
          <w:lang w:bidi="he-IL"/>
        </w:rPr>
      </w:pPr>
    </w:p>
    <w:p w14:paraId="0ECACDF8" w14:textId="77777777" w:rsidR="00537778" w:rsidRPr="002E443F" w:rsidRDefault="00537778" w:rsidP="00537778">
      <w:pPr>
        <w:pStyle w:val="code"/>
        <w:rPr>
          <w:lang w:bidi="he-IL"/>
        </w:rPr>
      </w:pPr>
      <w:r w:rsidRPr="002E443F">
        <w:rPr>
          <w:lang w:bidi="he-IL"/>
        </w:rPr>
        <w:t>/*</w:t>
      </w:r>
    </w:p>
    <w:p w14:paraId="154C5A9E" w14:textId="77777777" w:rsidR="00537778" w:rsidRPr="002E443F" w:rsidRDefault="00537778" w:rsidP="00537778">
      <w:pPr>
        <w:pStyle w:val="code"/>
        <w:rPr>
          <w:lang w:bidi="he-IL"/>
        </w:rPr>
      </w:pPr>
      <w:r w:rsidRPr="002E443F">
        <w:rPr>
          <w:lang w:bidi="he-IL"/>
        </w:rPr>
        <w:t>* Routine Description:</w:t>
      </w:r>
    </w:p>
    <w:p w14:paraId="2D3D29BB" w14:textId="77777777" w:rsidR="00537778" w:rsidRPr="002E443F" w:rsidRDefault="00537778" w:rsidP="00537778">
      <w:pPr>
        <w:pStyle w:val="code"/>
        <w:rPr>
          <w:lang w:bidi="he-IL"/>
        </w:rPr>
      </w:pPr>
      <w:r>
        <w:rPr>
          <w:lang w:bidi="he-IL"/>
        </w:rPr>
        <w:t>*    Create host interface</w:t>
      </w:r>
      <w:r w:rsidR="00337DDB">
        <w:rPr>
          <w:lang w:bidi="he-IL"/>
        </w:rPr>
        <w:t xml:space="preserve"> table entry </w:t>
      </w:r>
    </w:p>
    <w:p w14:paraId="1E76A59B" w14:textId="77777777" w:rsidR="00537778" w:rsidRPr="002E443F" w:rsidRDefault="00537778" w:rsidP="00537778">
      <w:pPr>
        <w:pStyle w:val="code"/>
        <w:rPr>
          <w:lang w:bidi="he-IL"/>
        </w:rPr>
      </w:pPr>
      <w:r w:rsidRPr="002E443F">
        <w:rPr>
          <w:lang w:bidi="he-IL"/>
        </w:rPr>
        <w:t>*</w:t>
      </w:r>
    </w:p>
    <w:p w14:paraId="48BBE767" w14:textId="77777777" w:rsidR="00537778" w:rsidRPr="002E443F" w:rsidRDefault="00537778" w:rsidP="00537778">
      <w:pPr>
        <w:pStyle w:val="code"/>
        <w:rPr>
          <w:lang w:bidi="he-IL"/>
        </w:rPr>
      </w:pPr>
      <w:r w:rsidRPr="002E443F">
        <w:rPr>
          <w:lang w:bidi="he-IL"/>
        </w:rPr>
        <w:t>* Arguments:</w:t>
      </w:r>
    </w:p>
    <w:p w14:paraId="6BA927D1" w14:textId="77777777" w:rsidR="00537778" w:rsidRPr="002E443F" w:rsidRDefault="00337DDB" w:rsidP="00537778">
      <w:pPr>
        <w:pStyle w:val="code"/>
        <w:rPr>
          <w:lang w:bidi="he-IL"/>
        </w:rPr>
      </w:pPr>
      <w:r>
        <w:rPr>
          <w:lang w:bidi="he-IL"/>
        </w:rPr>
        <w:t xml:space="preserve">*    [out] hif_table_entry - host interface table entry </w:t>
      </w:r>
    </w:p>
    <w:p w14:paraId="53696F1E" w14:textId="77777777" w:rsidR="00537778" w:rsidRPr="002E443F" w:rsidRDefault="00537778" w:rsidP="00537778">
      <w:pPr>
        <w:pStyle w:val="code"/>
        <w:rPr>
          <w:lang w:bidi="he-IL"/>
        </w:rPr>
      </w:pPr>
      <w:r w:rsidRPr="002E443F">
        <w:rPr>
          <w:lang w:bidi="he-IL"/>
        </w:rPr>
        <w:t>*    [in] attr_count - number of attributes</w:t>
      </w:r>
    </w:p>
    <w:p w14:paraId="0ED8A4D9" w14:textId="77777777" w:rsidR="00537778" w:rsidRPr="002E443F" w:rsidRDefault="00537778" w:rsidP="00537778">
      <w:pPr>
        <w:pStyle w:val="code"/>
        <w:rPr>
          <w:lang w:bidi="he-IL"/>
        </w:rPr>
      </w:pPr>
      <w:r w:rsidRPr="002E443F">
        <w:rPr>
          <w:lang w:bidi="he-IL"/>
        </w:rPr>
        <w:t>*    [in] attr_list - array of attributes</w:t>
      </w:r>
    </w:p>
    <w:p w14:paraId="2838CF3B" w14:textId="77777777" w:rsidR="00537778" w:rsidRPr="002E443F" w:rsidRDefault="00537778" w:rsidP="00537778">
      <w:pPr>
        <w:pStyle w:val="code"/>
        <w:rPr>
          <w:lang w:bidi="he-IL"/>
        </w:rPr>
      </w:pPr>
      <w:r w:rsidRPr="002E443F">
        <w:rPr>
          <w:lang w:bidi="he-IL"/>
        </w:rPr>
        <w:t>*</w:t>
      </w:r>
    </w:p>
    <w:p w14:paraId="2672DF54" w14:textId="77777777" w:rsidR="00537778" w:rsidRPr="002E443F" w:rsidRDefault="00537778" w:rsidP="00537778">
      <w:pPr>
        <w:pStyle w:val="code"/>
        <w:rPr>
          <w:lang w:bidi="he-IL"/>
        </w:rPr>
      </w:pPr>
      <w:r w:rsidRPr="002E443F">
        <w:rPr>
          <w:lang w:bidi="he-IL"/>
        </w:rPr>
        <w:t>* Return Values:</w:t>
      </w:r>
    </w:p>
    <w:p w14:paraId="1FEE6BA4" w14:textId="77777777" w:rsidR="00537778" w:rsidRPr="002E443F" w:rsidRDefault="00537778" w:rsidP="00537778">
      <w:pPr>
        <w:pStyle w:val="code"/>
        <w:rPr>
          <w:lang w:bidi="he-IL"/>
        </w:rPr>
      </w:pPr>
      <w:r w:rsidRPr="002E443F">
        <w:rPr>
          <w:lang w:bidi="he-IL"/>
        </w:rPr>
        <w:t>*    SAI_STATUS_SUCCESS on success</w:t>
      </w:r>
    </w:p>
    <w:p w14:paraId="18A4290E" w14:textId="77777777" w:rsidR="00537778" w:rsidRPr="002E443F" w:rsidRDefault="00537778" w:rsidP="00537778">
      <w:pPr>
        <w:pStyle w:val="code"/>
        <w:rPr>
          <w:lang w:bidi="he-IL"/>
        </w:rPr>
      </w:pPr>
      <w:r w:rsidRPr="002E443F">
        <w:rPr>
          <w:lang w:bidi="he-IL"/>
        </w:rPr>
        <w:t>*    Failure status code on error</w:t>
      </w:r>
    </w:p>
    <w:p w14:paraId="6CC7B395" w14:textId="77777777" w:rsidR="00537778" w:rsidRPr="002E443F" w:rsidRDefault="00537778" w:rsidP="00537778">
      <w:pPr>
        <w:pStyle w:val="code"/>
        <w:rPr>
          <w:lang w:bidi="he-IL"/>
        </w:rPr>
      </w:pPr>
      <w:r w:rsidRPr="002E443F">
        <w:rPr>
          <w:lang w:bidi="he-IL"/>
        </w:rPr>
        <w:t>*/</w:t>
      </w:r>
    </w:p>
    <w:p w14:paraId="44414F7E" w14:textId="77777777" w:rsidR="00537778" w:rsidRPr="002E443F" w:rsidRDefault="00537778" w:rsidP="00537778">
      <w:pPr>
        <w:pStyle w:val="code"/>
        <w:rPr>
          <w:lang w:bidi="he-IL"/>
        </w:rPr>
      </w:pPr>
      <w:r w:rsidRPr="002E443F">
        <w:rPr>
          <w:lang w:bidi="he-IL"/>
        </w:rPr>
        <w:t>typedef sai_status_t(*sai_create_host_interface_</w:t>
      </w:r>
      <w:r w:rsidR="00337DDB">
        <w:rPr>
          <w:lang w:bidi="he-IL"/>
        </w:rPr>
        <w:t>table_entry_</w:t>
      </w:r>
      <w:r w:rsidRPr="002E443F">
        <w:rPr>
          <w:lang w:bidi="he-IL"/>
        </w:rPr>
        <w:t>fn)(</w:t>
      </w:r>
    </w:p>
    <w:p w14:paraId="18937210" w14:textId="77777777" w:rsidR="00537778" w:rsidRPr="002E443F" w:rsidRDefault="00537778" w:rsidP="00537778">
      <w:pPr>
        <w:pStyle w:val="code"/>
        <w:rPr>
          <w:lang w:bidi="he-IL"/>
        </w:rPr>
      </w:pPr>
      <w:r w:rsidRPr="002E443F">
        <w:rPr>
          <w:lang w:bidi="he-IL"/>
        </w:rPr>
        <w:t xml:space="preserve">    _O</w:t>
      </w:r>
      <w:r w:rsidR="00337DDB">
        <w:rPr>
          <w:lang w:bidi="he-IL"/>
        </w:rPr>
        <w:t>ut_ sai_object_id_t * hif_table_entry</w:t>
      </w:r>
      <w:r w:rsidRPr="002E443F">
        <w:rPr>
          <w:lang w:bidi="he-IL"/>
        </w:rPr>
        <w:t>,</w:t>
      </w:r>
    </w:p>
    <w:p w14:paraId="6B8B88C1" w14:textId="77777777" w:rsidR="00537778" w:rsidRPr="002E443F" w:rsidRDefault="00537778" w:rsidP="00537778">
      <w:pPr>
        <w:pStyle w:val="code"/>
        <w:rPr>
          <w:lang w:bidi="he-IL"/>
        </w:rPr>
      </w:pPr>
      <w:r w:rsidRPr="002E443F">
        <w:rPr>
          <w:lang w:bidi="he-IL"/>
        </w:rPr>
        <w:t xml:space="preserve">    _In_ uint32_t attr_count,</w:t>
      </w:r>
    </w:p>
    <w:p w14:paraId="630A561D" w14:textId="77777777" w:rsidR="00537778" w:rsidRPr="002E443F" w:rsidRDefault="00537778" w:rsidP="00537778">
      <w:pPr>
        <w:pStyle w:val="code"/>
        <w:rPr>
          <w:lang w:bidi="he-IL"/>
        </w:rPr>
      </w:pPr>
      <w:r w:rsidRPr="002E443F">
        <w:rPr>
          <w:lang w:bidi="he-IL"/>
        </w:rPr>
        <w:t xml:space="preserve">    _In_ sai_attribute_t *attr_list</w:t>
      </w:r>
    </w:p>
    <w:p w14:paraId="1E967612" w14:textId="77777777" w:rsidR="00537778" w:rsidRPr="002E443F" w:rsidRDefault="00537778" w:rsidP="00537778">
      <w:pPr>
        <w:pStyle w:val="code"/>
        <w:rPr>
          <w:lang w:bidi="he-IL"/>
        </w:rPr>
      </w:pPr>
      <w:r w:rsidRPr="002E443F">
        <w:rPr>
          <w:lang w:bidi="he-IL"/>
        </w:rPr>
        <w:t xml:space="preserve">    );</w:t>
      </w:r>
    </w:p>
    <w:p w14:paraId="0D3C5AB9" w14:textId="77777777" w:rsidR="00537778" w:rsidRPr="002E443F" w:rsidRDefault="00537778" w:rsidP="00537778">
      <w:pPr>
        <w:pStyle w:val="code"/>
        <w:rPr>
          <w:lang w:bidi="he-IL"/>
        </w:rPr>
      </w:pPr>
    </w:p>
    <w:p w14:paraId="5F7117F0" w14:textId="77777777" w:rsidR="00537778" w:rsidRPr="002E443F" w:rsidRDefault="00537778" w:rsidP="00537778">
      <w:pPr>
        <w:pStyle w:val="code"/>
        <w:rPr>
          <w:lang w:bidi="he-IL"/>
        </w:rPr>
      </w:pPr>
      <w:r w:rsidRPr="002E443F">
        <w:rPr>
          <w:lang w:bidi="he-IL"/>
        </w:rPr>
        <w:t>/*</w:t>
      </w:r>
    </w:p>
    <w:p w14:paraId="10B03CE3" w14:textId="77777777" w:rsidR="00537778" w:rsidRPr="002E443F" w:rsidRDefault="00537778" w:rsidP="00537778">
      <w:pPr>
        <w:pStyle w:val="code"/>
        <w:rPr>
          <w:lang w:bidi="he-IL"/>
        </w:rPr>
      </w:pPr>
      <w:r w:rsidRPr="002E443F">
        <w:rPr>
          <w:lang w:bidi="he-IL"/>
        </w:rPr>
        <w:t>* Routine Description:</w:t>
      </w:r>
    </w:p>
    <w:p w14:paraId="541C9D1E" w14:textId="77777777" w:rsidR="00537778" w:rsidRPr="002E443F" w:rsidRDefault="009A2C3C" w:rsidP="00537778">
      <w:pPr>
        <w:pStyle w:val="code"/>
        <w:rPr>
          <w:lang w:bidi="he-IL"/>
        </w:rPr>
      </w:pPr>
      <w:r>
        <w:rPr>
          <w:lang w:bidi="he-IL"/>
        </w:rPr>
        <w:t>*    Remove host interface table entry</w:t>
      </w:r>
    </w:p>
    <w:p w14:paraId="68C45AC4" w14:textId="77777777" w:rsidR="00537778" w:rsidRPr="002E443F" w:rsidRDefault="00537778" w:rsidP="00537778">
      <w:pPr>
        <w:pStyle w:val="code"/>
        <w:rPr>
          <w:lang w:bidi="he-IL"/>
        </w:rPr>
      </w:pPr>
      <w:r w:rsidRPr="002E443F">
        <w:rPr>
          <w:lang w:bidi="he-IL"/>
        </w:rPr>
        <w:t>*</w:t>
      </w:r>
    </w:p>
    <w:p w14:paraId="4FDB0D5C" w14:textId="77777777" w:rsidR="00537778" w:rsidRPr="002E443F" w:rsidRDefault="00537778" w:rsidP="00537778">
      <w:pPr>
        <w:pStyle w:val="code"/>
        <w:rPr>
          <w:lang w:bidi="he-IL"/>
        </w:rPr>
      </w:pPr>
      <w:r w:rsidRPr="002E443F">
        <w:rPr>
          <w:lang w:bidi="he-IL"/>
        </w:rPr>
        <w:t>* Arguments:</w:t>
      </w:r>
    </w:p>
    <w:p w14:paraId="219C5B70" w14:textId="77777777"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14:paraId="066CA970" w14:textId="77777777" w:rsidR="00537778" w:rsidRPr="002E443F" w:rsidRDefault="00537778" w:rsidP="00537778">
      <w:pPr>
        <w:pStyle w:val="code"/>
        <w:rPr>
          <w:lang w:bidi="he-IL"/>
        </w:rPr>
      </w:pPr>
      <w:r w:rsidRPr="002E443F">
        <w:rPr>
          <w:lang w:bidi="he-IL"/>
        </w:rPr>
        <w:t>*</w:t>
      </w:r>
    </w:p>
    <w:p w14:paraId="11ACE7AF" w14:textId="77777777" w:rsidR="00537778" w:rsidRPr="002E443F" w:rsidRDefault="00537778" w:rsidP="00537778">
      <w:pPr>
        <w:pStyle w:val="code"/>
        <w:rPr>
          <w:lang w:bidi="he-IL"/>
        </w:rPr>
      </w:pPr>
      <w:r w:rsidRPr="002E443F">
        <w:rPr>
          <w:lang w:bidi="he-IL"/>
        </w:rPr>
        <w:t>* Return Values:</w:t>
      </w:r>
    </w:p>
    <w:p w14:paraId="3140EEAE" w14:textId="77777777" w:rsidR="00537778" w:rsidRPr="002E443F" w:rsidRDefault="00537778" w:rsidP="00537778">
      <w:pPr>
        <w:pStyle w:val="code"/>
        <w:rPr>
          <w:lang w:bidi="he-IL"/>
        </w:rPr>
      </w:pPr>
      <w:r w:rsidRPr="002E443F">
        <w:rPr>
          <w:lang w:bidi="he-IL"/>
        </w:rPr>
        <w:t>*    SAI_STATUS_SUCCESS on success</w:t>
      </w:r>
    </w:p>
    <w:p w14:paraId="23115557" w14:textId="77777777" w:rsidR="00537778" w:rsidRPr="002E443F" w:rsidRDefault="00537778" w:rsidP="00537778">
      <w:pPr>
        <w:pStyle w:val="code"/>
        <w:rPr>
          <w:lang w:bidi="he-IL"/>
        </w:rPr>
      </w:pPr>
      <w:r w:rsidRPr="002E443F">
        <w:rPr>
          <w:lang w:bidi="he-IL"/>
        </w:rPr>
        <w:t>*    Failure status code on error</w:t>
      </w:r>
    </w:p>
    <w:p w14:paraId="6B03B30F" w14:textId="77777777" w:rsidR="00537778" w:rsidRPr="002E443F" w:rsidRDefault="00537778" w:rsidP="00537778">
      <w:pPr>
        <w:pStyle w:val="code"/>
        <w:rPr>
          <w:lang w:bidi="he-IL"/>
        </w:rPr>
      </w:pPr>
      <w:r w:rsidRPr="002E443F">
        <w:rPr>
          <w:lang w:bidi="he-IL"/>
        </w:rPr>
        <w:t>*/</w:t>
      </w:r>
    </w:p>
    <w:p w14:paraId="07F93918" w14:textId="77777777" w:rsidR="00537778" w:rsidRPr="002E443F" w:rsidRDefault="00537778" w:rsidP="00537778">
      <w:pPr>
        <w:pStyle w:val="code"/>
        <w:rPr>
          <w:lang w:bidi="he-IL"/>
        </w:rPr>
      </w:pPr>
      <w:r w:rsidRPr="002E443F">
        <w:rPr>
          <w:lang w:bidi="he-IL"/>
        </w:rPr>
        <w:t>typedef sai_status_t(*sai_remove_host_interface</w:t>
      </w:r>
      <w:r w:rsidR="009A2C3C">
        <w:rPr>
          <w:lang w:bidi="he-IL"/>
        </w:rPr>
        <w:t>_table_entry</w:t>
      </w:r>
      <w:r w:rsidRPr="002E443F">
        <w:rPr>
          <w:lang w:bidi="he-IL"/>
        </w:rPr>
        <w:t>_fn)(</w:t>
      </w:r>
    </w:p>
    <w:p w14:paraId="7F0FFDE5" w14:textId="77777777" w:rsidR="00537778" w:rsidRPr="002E443F" w:rsidRDefault="00537778" w:rsidP="00537778">
      <w:pPr>
        <w:pStyle w:val="code"/>
        <w:rPr>
          <w:lang w:bidi="he-IL"/>
        </w:rPr>
      </w:pPr>
      <w:r>
        <w:rPr>
          <w:lang w:bidi="he-IL"/>
        </w:rPr>
        <w:t xml:space="preserve">    _In_ sai_object_id_t</w:t>
      </w:r>
      <w:r w:rsidR="00337DDB">
        <w:rPr>
          <w:lang w:bidi="he-IL"/>
        </w:rPr>
        <w:t xml:space="preserve"> hif_table_entry</w:t>
      </w:r>
    </w:p>
    <w:p w14:paraId="238C3287" w14:textId="77777777" w:rsidR="00537778" w:rsidRPr="002E443F" w:rsidRDefault="00537778" w:rsidP="00537778">
      <w:pPr>
        <w:pStyle w:val="code"/>
        <w:rPr>
          <w:lang w:bidi="he-IL"/>
        </w:rPr>
      </w:pPr>
      <w:r w:rsidRPr="002E443F">
        <w:rPr>
          <w:lang w:bidi="he-IL"/>
        </w:rPr>
        <w:t xml:space="preserve">    );</w:t>
      </w:r>
    </w:p>
    <w:p w14:paraId="547B3417" w14:textId="77777777" w:rsidR="00537778" w:rsidRPr="002E443F" w:rsidRDefault="00537778" w:rsidP="00537778">
      <w:pPr>
        <w:pStyle w:val="code"/>
        <w:rPr>
          <w:lang w:bidi="he-IL"/>
        </w:rPr>
      </w:pPr>
    </w:p>
    <w:p w14:paraId="158A4866" w14:textId="77777777" w:rsidR="00537778" w:rsidRPr="002E443F" w:rsidRDefault="00537778" w:rsidP="00537778">
      <w:pPr>
        <w:pStyle w:val="code"/>
        <w:rPr>
          <w:lang w:bidi="he-IL"/>
        </w:rPr>
      </w:pPr>
      <w:r w:rsidRPr="002E443F">
        <w:rPr>
          <w:lang w:bidi="he-IL"/>
        </w:rPr>
        <w:t>/*</w:t>
      </w:r>
    </w:p>
    <w:p w14:paraId="75083610" w14:textId="77777777" w:rsidR="00537778" w:rsidRPr="002E443F" w:rsidRDefault="00537778" w:rsidP="00537778">
      <w:pPr>
        <w:pStyle w:val="code"/>
        <w:rPr>
          <w:lang w:bidi="he-IL"/>
        </w:rPr>
      </w:pPr>
      <w:r w:rsidRPr="002E443F">
        <w:rPr>
          <w:lang w:bidi="he-IL"/>
        </w:rPr>
        <w:t>* Routine Description:</w:t>
      </w:r>
    </w:p>
    <w:p w14:paraId="570EE8D1" w14:textId="77777777" w:rsidR="00537778" w:rsidRPr="002E443F" w:rsidRDefault="00537778" w:rsidP="009A2C3C">
      <w:pPr>
        <w:pStyle w:val="code"/>
        <w:rPr>
          <w:lang w:bidi="he-IL"/>
        </w:rPr>
      </w:pPr>
      <w:r w:rsidRPr="002E443F">
        <w:rPr>
          <w:lang w:bidi="he-IL"/>
        </w:rPr>
        <w:t>*</w:t>
      </w:r>
      <w:r w:rsidR="009A2C3C">
        <w:rPr>
          <w:lang w:bidi="he-IL"/>
        </w:rPr>
        <w:t xml:space="preserve">    Set host host interface table entry </w:t>
      </w:r>
      <w:r w:rsidR="009A2C3C" w:rsidRPr="002E443F">
        <w:rPr>
          <w:lang w:bidi="he-IL"/>
        </w:rPr>
        <w:t>attribute</w:t>
      </w:r>
      <w:r w:rsidR="009A2C3C">
        <w:rPr>
          <w:lang w:bidi="he-IL"/>
        </w:rPr>
        <w:t xml:space="preserve"> </w:t>
      </w:r>
    </w:p>
    <w:p w14:paraId="72066E11" w14:textId="77777777" w:rsidR="00537778" w:rsidRPr="002E443F" w:rsidRDefault="00537778" w:rsidP="00537778">
      <w:pPr>
        <w:pStyle w:val="code"/>
        <w:rPr>
          <w:lang w:bidi="he-IL"/>
        </w:rPr>
      </w:pPr>
      <w:r w:rsidRPr="002E443F">
        <w:rPr>
          <w:lang w:bidi="he-IL"/>
        </w:rPr>
        <w:t>*</w:t>
      </w:r>
    </w:p>
    <w:p w14:paraId="7BB981B3" w14:textId="77777777" w:rsidR="00537778" w:rsidRPr="002E443F" w:rsidRDefault="00537778" w:rsidP="00537778">
      <w:pPr>
        <w:pStyle w:val="code"/>
        <w:rPr>
          <w:lang w:bidi="he-IL"/>
        </w:rPr>
      </w:pPr>
      <w:r w:rsidRPr="002E443F">
        <w:rPr>
          <w:lang w:bidi="he-IL"/>
        </w:rPr>
        <w:t>* Arguments:</w:t>
      </w:r>
    </w:p>
    <w:p w14:paraId="16B1B63A" w14:textId="77777777"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14:paraId="3AA88ED6" w14:textId="77777777" w:rsidR="00537778" w:rsidRPr="002E443F" w:rsidRDefault="00537778" w:rsidP="00537778">
      <w:pPr>
        <w:pStyle w:val="code"/>
        <w:rPr>
          <w:lang w:bidi="he-IL"/>
        </w:rPr>
      </w:pPr>
      <w:r w:rsidRPr="002E443F">
        <w:rPr>
          <w:lang w:bidi="he-IL"/>
        </w:rPr>
        <w:t>*    [in] attr - attribute</w:t>
      </w:r>
    </w:p>
    <w:p w14:paraId="6F7C7152" w14:textId="77777777" w:rsidR="00537778" w:rsidRPr="002E443F" w:rsidRDefault="00537778" w:rsidP="00537778">
      <w:pPr>
        <w:pStyle w:val="code"/>
        <w:rPr>
          <w:lang w:bidi="he-IL"/>
        </w:rPr>
      </w:pPr>
      <w:r w:rsidRPr="002E443F">
        <w:rPr>
          <w:lang w:bidi="he-IL"/>
        </w:rPr>
        <w:t>*</w:t>
      </w:r>
    </w:p>
    <w:p w14:paraId="14143EDE" w14:textId="77777777" w:rsidR="00537778" w:rsidRPr="002E443F" w:rsidRDefault="00537778" w:rsidP="00537778">
      <w:pPr>
        <w:pStyle w:val="code"/>
        <w:rPr>
          <w:lang w:bidi="he-IL"/>
        </w:rPr>
      </w:pPr>
      <w:r w:rsidRPr="002E443F">
        <w:rPr>
          <w:lang w:bidi="he-IL"/>
        </w:rPr>
        <w:t>* Return Values:</w:t>
      </w:r>
    </w:p>
    <w:p w14:paraId="67BC89A9" w14:textId="77777777" w:rsidR="00537778" w:rsidRPr="002E443F" w:rsidRDefault="00537778" w:rsidP="00537778">
      <w:pPr>
        <w:pStyle w:val="code"/>
        <w:rPr>
          <w:lang w:bidi="he-IL"/>
        </w:rPr>
      </w:pPr>
      <w:r w:rsidRPr="002E443F">
        <w:rPr>
          <w:lang w:bidi="he-IL"/>
        </w:rPr>
        <w:t>*    SAI_STATUS_SUCCESS on success</w:t>
      </w:r>
    </w:p>
    <w:p w14:paraId="46FA0F61" w14:textId="77777777" w:rsidR="00537778" w:rsidRPr="002E443F" w:rsidRDefault="00537778" w:rsidP="00537778">
      <w:pPr>
        <w:pStyle w:val="code"/>
        <w:rPr>
          <w:lang w:bidi="he-IL"/>
        </w:rPr>
      </w:pPr>
      <w:r w:rsidRPr="002E443F">
        <w:rPr>
          <w:lang w:bidi="he-IL"/>
        </w:rPr>
        <w:t>*    Failure status code on error</w:t>
      </w:r>
    </w:p>
    <w:p w14:paraId="022CE72A" w14:textId="77777777" w:rsidR="00537778" w:rsidRPr="002E443F" w:rsidRDefault="00537778" w:rsidP="00537778">
      <w:pPr>
        <w:pStyle w:val="code"/>
        <w:rPr>
          <w:lang w:bidi="he-IL"/>
        </w:rPr>
      </w:pPr>
      <w:r w:rsidRPr="002E443F">
        <w:rPr>
          <w:lang w:bidi="he-IL"/>
        </w:rPr>
        <w:t>*/</w:t>
      </w:r>
    </w:p>
    <w:p w14:paraId="0FACF174" w14:textId="77777777" w:rsidR="00537778" w:rsidRPr="002E443F" w:rsidRDefault="00537778" w:rsidP="00537778">
      <w:pPr>
        <w:pStyle w:val="code"/>
        <w:rPr>
          <w:lang w:bidi="he-IL"/>
        </w:rPr>
      </w:pPr>
      <w:r w:rsidRPr="002E443F">
        <w:rPr>
          <w:lang w:bidi="he-IL"/>
        </w:rPr>
        <w:t>typedef sai_status_t (*sai_set_host_interface_</w:t>
      </w:r>
      <w:r w:rsidR="009A2C3C">
        <w:rPr>
          <w:lang w:bidi="he-IL"/>
        </w:rPr>
        <w:t>table_entry_</w:t>
      </w:r>
      <w:r w:rsidRPr="002E443F">
        <w:rPr>
          <w:lang w:bidi="he-IL"/>
        </w:rPr>
        <w:t>attribute_fn)(</w:t>
      </w:r>
    </w:p>
    <w:p w14:paraId="78B7B5A6" w14:textId="77777777" w:rsidR="00537778" w:rsidRPr="002E443F" w:rsidRDefault="00537778" w:rsidP="00537778">
      <w:pPr>
        <w:pStyle w:val="code"/>
        <w:rPr>
          <w:lang w:bidi="he-IL"/>
        </w:rPr>
      </w:pPr>
      <w:r>
        <w:rPr>
          <w:lang w:bidi="he-IL"/>
        </w:rPr>
        <w:t xml:space="preserve">    _In_ sai_object_id_t</w:t>
      </w:r>
      <w:r w:rsidR="009A2C3C">
        <w:rPr>
          <w:lang w:bidi="he-IL"/>
        </w:rPr>
        <w:t xml:space="preserve"> hif_table_entry</w:t>
      </w:r>
      <w:r w:rsidRPr="002E443F">
        <w:rPr>
          <w:lang w:bidi="he-IL"/>
        </w:rPr>
        <w:t>,</w:t>
      </w:r>
    </w:p>
    <w:p w14:paraId="3AC08F3A" w14:textId="77777777" w:rsidR="00537778" w:rsidRPr="002E443F" w:rsidRDefault="00537778" w:rsidP="00537778">
      <w:pPr>
        <w:pStyle w:val="code"/>
        <w:rPr>
          <w:lang w:bidi="he-IL"/>
        </w:rPr>
      </w:pPr>
      <w:r w:rsidRPr="002E443F">
        <w:rPr>
          <w:lang w:bidi="he-IL"/>
        </w:rPr>
        <w:t xml:space="preserve">    _In_ const sai_attribute_t *attr</w:t>
      </w:r>
    </w:p>
    <w:p w14:paraId="08436988" w14:textId="77777777" w:rsidR="00537778" w:rsidRPr="002E443F" w:rsidRDefault="00537778" w:rsidP="00537778">
      <w:pPr>
        <w:pStyle w:val="code"/>
        <w:rPr>
          <w:lang w:bidi="he-IL"/>
        </w:rPr>
      </w:pPr>
      <w:r w:rsidRPr="002E443F">
        <w:rPr>
          <w:lang w:bidi="he-IL"/>
        </w:rPr>
        <w:t xml:space="preserve">    );</w:t>
      </w:r>
    </w:p>
    <w:p w14:paraId="1D34487F" w14:textId="77777777" w:rsidR="00537778" w:rsidRPr="002E443F" w:rsidRDefault="00537778" w:rsidP="00537778">
      <w:pPr>
        <w:pStyle w:val="code"/>
        <w:rPr>
          <w:lang w:bidi="he-IL"/>
        </w:rPr>
      </w:pPr>
    </w:p>
    <w:p w14:paraId="79CDEB8D" w14:textId="77777777" w:rsidR="00537778" w:rsidRPr="002E443F" w:rsidRDefault="00537778" w:rsidP="00537778">
      <w:pPr>
        <w:pStyle w:val="code"/>
        <w:rPr>
          <w:lang w:bidi="he-IL"/>
        </w:rPr>
      </w:pPr>
      <w:r w:rsidRPr="002E443F">
        <w:rPr>
          <w:lang w:bidi="he-IL"/>
        </w:rPr>
        <w:t>/*</w:t>
      </w:r>
    </w:p>
    <w:p w14:paraId="6BD281FF" w14:textId="77777777" w:rsidR="00537778" w:rsidRPr="002E443F" w:rsidRDefault="00537778" w:rsidP="00537778">
      <w:pPr>
        <w:pStyle w:val="code"/>
        <w:rPr>
          <w:lang w:bidi="he-IL"/>
        </w:rPr>
      </w:pPr>
      <w:r w:rsidRPr="002E443F">
        <w:rPr>
          <w:lang w:bidi="he-IL"/>
        </w:rPr>
        <w:t>* Routine Description:</w:t>
      </w:r>
    </w:p>
    <w:p w14:paraId="05D2048F" w14:textId="77777777" w:rsidR="00537778" w:rsidRPr="002E443F" w:rsidRDefault="00537778" w:rsidP="00537778">
      <w:pPr>
        <w:pStyle w:val="code"/>
        <w:rPr>
          <w:lang w:bidi="he-IL"/>
        </w:rPr>
      </w:pPr>
      <w:r w:rsidRPr="002E443F">
        <w:rPr>
          <w:lang w:bidi="he-IL"/>
        </w:rPr>
        <w:t>*</w:t>
      </w:r>
      <w:r w:rsidR="009A2C3C">
        <w:rPr>
          <w:lang w:bidi="he-IL"/>
        </w:rPr>
        <w:t xml:space="preserve">    Get</w:t>
      </w:r>
      <w:r w:rsidR="009A2C3C" w:rsidRPr="009A2C3C">
        <w:rPr>
          <w:lang w:bidi="he-IL"/>
        </w:rPr>
        <w:t xml:space="preserve"> </w:t>
      </w:r>
      <w:r w:rsidR="009A2C3C">
        <w:rPr>
          <w:lang w:bidi="he-IL"/>
        </w:rPr>
        <w:t xml:space="preserve">host host interface table entry </w:t>
      </w:r>
      <w:r w:rsidR="009A2C3C" w:rsidRPr="002E443F">
        <w:rPr>
          <w:lang w:bidi="he-IL"/>
        </w:rPr>
        <w:t>attribute</w:t>
      </w:r>
    </w:p>
    <w:p w14:paraId="65058B3C" w14:textId="77777777" w:rsidR="00537778" w:rsidRPr="002E443F" w:rsidRDefault="00537778" w:rsidP="00537778">
      <w:pPr>
        <w:pStyle w:val="code"/>
        <w:rPr>
          <w:lang w:bidi="he-IL"/>
        </w:rPr>
      </w:pPr>
      <w:r w:rsidRPr="002E443F">
        <w:rPr>
          <w:lang w:bidi="he-IL"/>
        </w:rPr>
        <w:t>*</w:t>
      </w:r>
    </w:p>
    <w:p w14:paraId="20BB59DC" w14:textId="77777777" w:rsidR="00537778" w:rsidRPr="002E443F" w:rsidRDefault="00537778" w:rsidP="00537778">
      <w:pPr>
        <w:pStyle w:val="code"/>
        <w:rPr>
          <w:lang w:bidi="he-IL"/>
        </w:rPr>
      </w:pPr>
      <w:r w:rsidRPr="002E443F">
        <w:rPr>
          <w:lang w:bidi="he-IL"/>
        </w:rPr>
        <w:t>* Arguments:</w:t>
      </w:r>
    </w:p>
    <w:p w14:paraId="4E731753" w14:textId="77777777"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14:paraId="3052B327" w14:textId="77777777" w:rsidR="00537778" w:rsidRPr="002E443F" w:rsidRDefault="00537778" w:rsidP="00537778">
      <w:pPr>
        <w:pStyle w:val="code"/>
        <w:rPr>
          <w:lang w:bidi="he-IL"/>
        </w:rPr>
      </w:pPr>
      <w:r w:rsidRPr="002E443F">
        <w:rPr>
          <w:lang w:bidi="he-IL"/>
        </w:rPr>
        <w:t>*    [in] attr_count - number of attributes</w:t>
      </w:r>
    </w:p>
    <w:p w14:paraId="6FAFBD80" w14:textId="77777777" w:rsidR="00537778" w:rsidRPr="002E443F" w:rsidRDefault="00537778" w:rsidP="00537778">
      <w:pPr>
        <w:pStyle w:val="code"/>
        <w:rPr>
          <w:lang w:bidi="he-IL"/>
        </w:rPr>
      </w:pPr>
      <w:r w:rsidRPr="002E443F">
        <w:rPr>
          <w:lang w:bidi="he-IL"/>
        </w:rPr>
        <w:t>*    [inout] attr_list - array of attributes</w:t>
      </w:r>
    </w:p>
    <w:p w14:paraId="4405CBA4" w14:textId="77777777" w:rsidR="00537778" w:rsidRPr="002E443F" w:rsidRDefault="00537778" w:rsidP="00537778">
      <w:pPr>
        <w:pStyle w:val="code"/>
        <w:rPr>
          <w:lang w:bidi="he-IL"/>
        </w:rPr>
      </w:pPr>
      <w:r w:rsidRPr="002E443F">
        <w:rPr>
          <w:lang w:bidi="he-IL"/>
        </w:rPr>
        <w:t>*</w:t>
      </w:r>
    </w:p>
    <w:p w14:paraId="2D621B09" w14:textId="77777777" w:rsidR="00537778" w:rsidRPr="002E443F" w:rsidRDefault="00537778" w:rsidP="00537778">
      <w:pPr>
        <w:pStyle w:val="code"/>
        <w:rPr>
          <w:lang w:bidi="he-IL"/>
        </w:rPr>
      </w:pPr>
      <w:r w:rsidRPr="002E443F">
        <w:rPr>
          <w:lang w:bidi="he-IL"/>
        </w:rPr>
        <w:t>* Return Values:</w:t>
      </w:r>
    </w:p>
    <w:p w14:paraId="27B3F48C" w14:textId="77777777" w:rsidR="00537778" w:rsidRPr="002E443F" w:rsidRDefault="00537778" w:rsidP="00537778">
      <w:pPr>
        <w:pStyle w:val="code"/>
        <w:rPr>
          <w:lang w:bidi="he-IL"/>
        </w:rPr>
      </w:pPr>
      <w:r w:rsidRPr="002E443F">
        <w:rPr>
          <w:lang w:bidi="he-IL"/>
        </w:rPr>
        <w:t>*    SAI_STATUS_SUCCESS on success</w:t>
      </w:r>
    </w:p>
    <w:p w14:paraId="3DB97541" w14:textId="77777777" w:rsidR="00537778" w:rsidRPr="002E443F" w:rsidRDefault="00537778" w:rsidP="00537778">
      <w:pPr>
        <w:pStyle w:val="code"/>
        <w:rPr>
          <w:lang w:bidi="he-IL"/>
        </w:rPr>
      </w:pPr>
      <w:r w:rsidRPr="002E443F">
        <w:rPr>
          <w:lang w:bidi="he-IL"/>
        </w:rPr>
        <w:t>*    Failure status code on error</w:t>
      </w:r>
    </w:p>
    <w:p w14:paraId="0ED402A7" w14:textId="77777777" w:rsidR="00537778" w:rsidRPr="002E443F" w:rsidRDefault="00537778" w:rsidP="00537778">
      <w:pPr>
        <w:pStyle w:val="code"/>
        <w:rPr>
          <w:lang w:bidi="he-IL"/>
        </w:rPr>
      </w:pPr>
      <w:r w:rsidRPr="002E443F">
        <w:rPr>
          <w:lang w:bidi="he-IL"/>
        </w:rPr>
        <w:t>*/</w:t>
      </w:r>
    </w:p>
    <w:p w14:paraId="76767171" w14:textId="77777777" w:rsidR="00537778" w:rsidRPr="002E443F" w:rsidRDefault="00537778" w:rsidP="00537778">
      <w:pPr>
        <w:pStyle w:val="code"/>
        <w:rPr>
          <w:lang w:bidi="he-IL"/>
        </w:rPr>
      </w:pPr>
      <w:r w:rsidRPr="002E443F">
        <w:rPr>
          <w:lang w:bidi="he-IL"/>
        </w:rPr>
        <w:t>typedef sai_status_t (*sai_get_host_interface_</w:t>
      </w:r>
      <w:r w:rsidR="009A2C3C">
        <w:rPr>
          <w:lang w:bidi="he-IL"/>
        </w:rPr>
        <w:t>table_entry_</w:t>
      </w:r>
      <w:r w:rsidRPr="002E443F">
        <w:rPr>
          <w:lang w:bidi="he-IL"/>
        </w:rPr>
        <w:t>attribute_fn)(</w:t>
      </w:r>
    </w:p>
    <w:p w14:paraId="38EB05C5" w14:textId="77777777" w:rsidR="00537778" w:rsidRPr="002E443F" w:rsidRDefault="00537778" w:rsidP="00537778">
      <w:pPr>
        <w:pStyle w:val="code"/>
        <w:rPr>
          <w:lang w:bidi="he-IL"/>
        </w:rPr>
      </w:pPr>
      <w:r>
        <w:rPr>
          <w:lang w:bidi="he-IL"/>
        </w:rPr>
        <w:t xml:space="preserve">    _In_ sai_object_id_t </w:t>
      </w:r>
      <w:r w:rsidR="009A2C3C">
        <w:rPr>
          <w:lang w:bidi="he-IL"/>
        </w:rPr>
        <w:t xml:space="preserve"> hif_table_entry</w:t>
      </w:r>
      <w:r w:rsidRPr="002E443F">
        <w:rPr>
          <w:lang w:bidi="he-IL"/>
        </w:rPr>
        <w:t>,</w:t>
      </w:r>
    </w:p>
    <w:p w14:paraId="2B492B03" w14:textId="77777777" w:rsidR="00537778" w:rsidRPr="002E443F" w:rsidRDefault="00537778" w:rsidP="00537778">
      <w:pPr>
        <w:pStyle w:val="code"/>
        <w:rPr>
          <w:lang w:bidi="he-IL"/>
        </w:rPr>
      </w:pPr>
      <w:r w:rsidRPr="002E443F">
        <w:rPr>
          <w:lang w:bidi="he-IL"/>
        </w:rPr>
        <w:t xml:space="preserve">    _In_ uint32_t attr_count,</w:t>
      </w:r>
    </w:p>
    <w:p w14:paraId="3103E0C4" w14:textId="77777777" w:rsidR="00537778" w:rsidRPr="002E443F" w:rsidRDefault="00537778" w:rsidP="00537778">
      <w:pPr>
        <w:pStyle w:val="code"/>
        <w:rPr>
          <w:lang w:bidi="he-IL"/>
        </w:rPr>
      </w:pPr>
      <w:r w:rsidRPr="002E443F">
        <w:rPr>
          <w:lang w:bidi="he-IL"/>
        </w:rPr>
        <w:t xml:space="preserve">    _Inout_ sai_attribute_t *attr_list</w:t>
      </w:r>
    </w:p>
    <w:p w14:paraId="7CD28E66" w14:textId="77777777" w:rsidR="00537778" w:rsidRPr="002E443F" w:rsidRDefault="00537778" w:rsidP="00537778">
      <w:pPr>
        <w:pStyle w:val="code"/>
        <w:rPr>
          <w:lang w:bidi="he-IL"/>
        </w:rPr>
      </w:pPr>
      <w:r w:rsidRPr="002E443F">
        <w:rPr>
          <w:lang w:bidi="he-IL"/>
        </w:rPr>
        <w:t xml:space="preserve">    );</w:t>
      </w:r>
    </w:p>
    <w:p w14:paraId="34ADDF09" w14:textId="77777777" w:rsidR="00BB1B5E" w:rsidRDefault="00BB1B5E" w:rsidP="00BB1B5E">
      <w:pPr>
        <w:pStyle w:val="Heading3"/>
        <w:rPr>
          <w:lang w:bidi="he-IL"/>
        </w:rPr>
      </w:pPr>
      <w:bookmarkStart w:id="74" w:name="_Toc465354521"/>
      <w:r>
        <w:t xml:space="preserve">Host interface </w:t>
      </w:r>
      <w:r>
        <w:rPr>
          <w:lang w:bidi="he-IL"/>
        </w:rPr>
        <w:t>trap-id</w:t>
      </w:r>
      <w:bookmarkEnd w:id="74"/>
    </w:p>
    <w:p w14:paraId="0D52190A" w14:textId="77777777" w:rsidR="00BB1B5E" w:rsidRDefault="00BB1B5E" w:rsidP="00BB1B5E">
      <w:pPr>
        <w:pStyle w:val="code"/>
      </w:pPr>
      <w:r>
        <w:t xml:space="preserve">typedef enum _sai_hostif_trap_id_t  </w:t>
      </w:r>
    </w:p>
    <w:p w14:paraId="21975406" w14:textId="77777777" w:rsidR="00BB1B5E" w:rsidRDefault="00BB1B5E" w:rsidP="00BB1B5E">
      <w:pPr>
        <w:pStyle w:val="code"/>
      </w:pPr>
      <w:r>
        <w:t>{</w:t>
      </w:r>
    </w:p>
    <w:p w14:paraId="457F3748" w14:textId="77777777" w:rsidR="00BB1B5E" w:rsidRDefault="00BB1B5E" w:rsidP="00BB1B5E">
      <w:pPr>
        <w:pStyle w:val="code"/>
      </w:pPr>
      <w:r>
        <w:t>/*</w:t>
      </w:r>
    </w:p>
    <w:p w14:paraId="3C789B79" w14:textId="77777777" w:rsidR="00BB1B5E" w:rsidRDefault="00BB1B5E" w:rsidP="00BB1B5E">
      <w:pPr>
        <w:pStyle w:val="code"/>
      </w:pPr>
      <w:r>
        <w:t xml:space="preserve">* control protocol </w:t>
      </w:r>
    </w:p>
    <w:p w14:paraId="79F15462" w14:textId="77777777" w:rsidR="00BB1B5E" w:rsidRDefault="00BB1B5E" w:rsidP="00BB1B5E">
      <w:pPr>
        <w:pStyle w:val="code"/>
      </w:pPr>
      <w:r>
        <w:t>*/</w:t>
      </w:r>
    </w:p>
    <w:p w14:paraId="3A3F353A" w14:textId="77777777" w:rsidR="00BB1B5E" w:rsidRDefault="00BB1B5E" w:rsidP="00BB1B5E">
      <w:pPr>
        <w:pStyle w:val="code"/>
      </w:pPr>
      <w:r>
        <w:t>/*</w:t>
      </w:r>
    </w:p>
    <w:p w14:paraId="25E9D534" w14:textId="77777777" w:rsidR="00BB1B5E" w:rsidRDefault="00BB1B5E" w:rsidP="00BB1B5E">
      <w:pPr>
        <w:pStyle w:val="code"/>
      </w:pPr>
      <w:r>
        <w:t xml:space="preserve">* switch trap </w:t>
      </w:r>
    </w:p>
    <w:p w14:paraId="16A4EB48" w14:textId="77777777" w:rsidR="00BB1B5E" w:rsidRDefault="00BB1B5E" w:rsidP="00BB1B5E">
      <w:pPr>
        <w:pStyle w:val="code"/>
      </w:pPr>
      <w:r>
        <w:t>*/</w:t>
      </w:r>
    </w:p>
    <w:p w14:paraId="4FE2F642" w14:textId="77777777" w:rsidR="00BB1B5E" w:rsidRDefault="00BB1B5E" w:rsidP="00BB1B5E">
      <w:pPr>
        <w:pStyle w:val="code"/>
      </w:pPr>
    </w:p>
    <w:p w14:paraId="510E184B" w14:textId="77777777" w:rsidR="00BB1B5E" w:rsidRDefault="00BB1B5E" w:rsidP="00BB1B5E">
      <w:pPr>
        <w:pStyle w:val="code"/>
      </w:pPr>
      <w:r>
        <w:t xml:space="preserve">   SAI_HOSTIF_TRAP_ID</w:t>
      </w:r>
      <w:r w:rsidRPr="00E2426E">
        <w:t>_STP</w:t>
      </w:r>
      <w:r>
        <w:t>,</w:t>
      </w:r>
    </w:p>
    <w:p w14:paraId="24C6D8AE" w14:textId="77777777" w:rsidR="00BB1B5E" w:rsidRDefault="00BB1B5E" w:rsidP="00BB1B5E">
      <w:pPr>
        <w:pStyle w:val="code"/>
      </w:pPr>
    </w:p>
    <w:p w14:paraId="7B73401B" w14:textId="77777777" w:rsidR="00BB1B5E" w:rsidRDefault="00BB1B5E" w:rsidP="00BB1B5E">
      <w:pPr>
        <w:pStyle w:val="code"/>
      </w:pPr>
      <w:r>
        <w:t xml:space="preserve">   SAI_HOSTIF_TRAP_ID</w:t>
      </w:r>
      <w:r w:rsidRPr="00E2426E">
        <w:t>_LACP</w:t>
      </w:r>
      <w:r>
        <w:t>,</w:t>
      </w:r>
    </w:p>
    <w:p w14:paraId="0F6F5528" w14:textId="77777777" w:rsidR="00BB1B5E" w:rsidRDefault="00BB1B5E" w:rsidP="00BB1B5E">
      <w:pPr>
        <w:pStyle w:val="code"/>
      </w:pPr>
    </w:p>
    <w:p w14:paraId="3D22910F" w14:textId="77777777" w:rsidR="00BB1B5E" w:rsidRDefault="00BB1B5E" w:rsidP="00BB1B5E">
      <w:pPr>
        <w:pStyle w:val="code"/>
      </w:pPr>
      <w:r>
        <w:t xml:space="preserve">   SAI_HOSTIF_TRAP_ID</w:t>
      </w:r>
      <w:r w:rsidRPr="00E2426E">
        <w:t>_EAPOL</w:t>
      </w:r>
      <w:r>
        <w:t>,</w:t>
      </w:r>
    </w:p>
    <w:p w14:paraId="7223C8C2" w14:textId="77777777" w:rsidR="00BB1B5E" w:rsidRDefault="00BB1B5E" w:rsidP="00BB1B5E">
      <w:pPr>
        <w:pStyle w:val="code"/>
      </w:pPr>
    </w:p>
    <w:p w14:paraId="61D9B249" w14:textId="77777777" w:rsidR="00BB1B5E" w:rsidRDefault="00BB1B5E" w:rsidP="00BB1B5E">
      <w:pPr>
        <w:pStyle w:val="code"/>
      </w:pPr>
      <w:r>
        <w:t xml:space="preserve">   SAI_HOSTIF_TRAP_ID</w:t>
      </w:r>
      <w:r w:rsidRPr="00E2426E">
        <w:t>_LLDP</w:t>
      </w:r>
      <w:r>
        <w:t>,</w:t>
      </w:r>
    </w:p>
    <w:p w14:paraId="77998570" w14:textId="77777777" w:rsidR="00BB1B5E" w:rsidRDefault="00BB1B5E" w:rsidP="00BB1B5E">
      <w:pPr>
        <w:pStyle w:val="code"/>
      </w:pPr>
    </w:p>
    <w:p w14:paraId="57A1219B" w14:textId="77777777" w:rsidR="00BB1B5E" w:rsidRDefault="00BB1B5E" w:rsidP="00BB1B5E">
      <w:pPr>
        <w:pStyle w:val="code"/>
      </w:pPr>
      <w:r>
        <w:t xml:space="preserve">   SAI_HOSTIF_TRAP_ID</w:t>
      </w:r>
      <w:r w:rsidRPr="00E2426E">
        <w:t>_</w:t>
      </w:r>
      <w:r>
        <w:t>PVRST,</w:t>
      </w:r>
      <w:r w:rsidRPr="00E2426E">
        <w:t>  </w:t>
      </w:r>
    </w:p>
    <w:p w14:paraId="5B932454" w14:textId="77777777" w:rsidR="00BB1B5E" w:rsidRDefault="00BB1B5E" w:rsidP="00BB1B5E">
      <w:pPr>
        <w:pStyle w:val="code"/>
      </w:pPr>
    </w:p>
    <w:p w14:paraId="36E58F5F" w14:textId="77777777" w:rsidR="00BB1B5E" w:rsidRDefault="00BB1B5E" w:rsidP="00C62AA4">
      <w:pPr>
        <w:pStyle w:val="code"/>
      </w:pPr>
      <w:r>
        <w:t xml:space="preserve">   </w:t>
      </w:r>
    </w:p>
    <w:p w14:paraId="1FB9F5B9" w14:textId="77777777" w:rsidR="00BB1B5E" w:rsidRDefault="00BB1B5E" w:rsidP="00BB1B5E">
      <w:pPr>
        <w:pStyle w:val="code"/>
      </w:pPr>
    </w:p>
    <w:p w14:paraId="3C147540" w14:textId="77777777" w:rsidR="00BB1B5E" w:rsidRPr="002E443F" w:rsidRDefault="00BB1B5E" w:rsidP="00BB1B5E">
      <w:pPr>
        <w:pStyle w:val="code"/>
        <w:rPr>
          <w:szCs w:val="18"/>
        </w:rPr>
      </w:pPr>
      <w:r>
        <w:rPr>
          <w:szCs w:val="18"/>
        </w:rPr>
        <w:t xml:space="preserve">   SAI_HOSTIF_TRAP</w:t>
      </w:r>
      <w:r w:rsidRPr="002E443F">
        <w:rPr>
          <w:szCs w:val="18"/>
        </w:rPr>
        <w:t>_</w:t>
      </w:r>
      <w:r>
        <w:rPr>
          <w:szCs w:val="18"/>
        </w:rPr>
        <w:t>ID_SWITCH_</w:t>
      </w:r>
      <w:r w:rsidRPr="002E443F">
        <w:rPr>
          <w:szCs w:val="18"/>
        </w:rPr>
        <w:t>CUSTOM_RANGE_BASE  = 0x10000000</w:t>
      </w:r>
      <w:r>
        <w:rPr>
          <w:szCs w:val="18"/>
        </w:rPr>
        <w:t>,</w:t>
      </w:r>
    </w:p>
    <w:p w14:paraId="77E2F72E" w14:textId="77777777" w:rsidR="00BB1B5E" w:rsidRDefault="00BB1B5E" w:rsidP="00BB1B5E">
      <w:pPr>
        <w:pStyle w:val="code"/>
      </w:pPr>
      <w:r>
        <w:t>/*</w:t>
      </w:r>
    </w:p>
    <w:p w14:paraId="5931A53B" w14:textId="77777777" w:rsidR="00BB1B5E" w:rsidRDefault="00BB1B5E" w:rsidP="00BB1B5E">
      <w:pPr>
        <w:pStyle w:val="code"/>
      </w:pPr>
      <w:r>
        <w:t xml:space="preserve">* router trap </w:t>
      </w:r>
    </w:p>
    <w:p w14:paraId="609CBCA5" w14:textId="77777777" w:rsidR="00BB1B5E" w:rsidRDefault="00BB1B5E" w:rsidP="00BB1B5E">
      <w:pPr>
        <w:pStyle w:val="code"/>
      </w:pPr>
      <w:r>
        <w:t>*/</w:t>
      </w:r>
    </w:p>
    <w:p w14:paraId="77FDFB93" w14:textId="77777777" w:rsidR="00BB1B5E" w:rsidRDefault="00BB1B5E" w:rsidP="00BB1B5E">
      <w:pPr>
        <w:pStyle w:val="code"/>
      </w:pPr>
      <w:r>
        <w:t xml:space="preserve">   SAI_HOSTIF_TRAP_ID</w:t>
      </w:r>
      <w:r w:rsidRPr="00E2426E">
        <w:t>_ARP_REQUEST</w:t>
      </w:r>
      <w:r>
        <w:t xml:space="preserve">  = </w:t>
      </w:r>
      <w:r>
        <w:rPr>
          <w:szCs w:val="18"/>
        </w:rPr>
        <w:t>0x2</w:t>
      </w:r>
      <w:r w:rsidRPr="002E443F">
        <w:rPr>
          <w:szCs w:val="18"/>
        </w:rPr>
        <w:t>0000000</w:t>
      </w:r>
      <w:r>
        <w:t>,</w:t>
      </w:r>
      <w:r w:rsidRPr="00E2426E">
        <w:t>  </w:t>
      </w:r>
    </w:p>
    <w:p w14:paraId="65A93D59" w14:textId="77777777" w:rsidR="00BB1B5E" w:rsidRDefault="00BB1B5E" w:rsidP="00BB1B5E">
      <w:pPr>
        <w:pStyle w:val="code"/>
      </w:pPr>
      <w:r w:rsidRPr="00E2426E">
        <w:t> </w:t>
      </w:r>
    </w:p>
    <w:p w14:paraId="28A35E6B" w14:textId="77777777" w:rsidR="00BB1B5E" w:rsidRDefault="00BB1B5E" w:rsidP="00BB1B5E">
      <w:pPr>
        <w:pStyle w:val="code"/>
      </w:pPr>
      <w:r>
        <w:t xml:space="preserve">   SAI_HOSTIF_TRAP_ID</w:t>
      </w:r>
      <w:r w:rsidRPr="00E2426E">
        <w:t>_ARP_RESPONSE</w:t>
      </w:r>
      <w:r>
        <w:t>,</w:t>
      </w:r>
    </w:p>
    <w:p w14:paraId="1E69F59B" w14:textId="77777777" w:rsidR="00BB1B5E" w:rsidRDefault="00BB1B5E" w:rsidP="00BB1B5E">
      <w:pPr>
        <w:pStyle w:val="code"/>
      </w:pPr>
    </w:p>
    <w:p w14:paraId="620000C4" w14:textId="77777777" w:rsidR="00BB1B5E" w:rsidRDefault="00BB1B5E" w:rsidP="00BB1B5E">
      <w:pPr>
        <w:pStyle w:val="code"/>
      </w:pPr>
      <w:r>
        <w:t xml:space="preserve">   SAI_HOSTIF_TRAP_ID</w:t>
      </w:r>
      <w:r w:rsidRPr="00E2426E">
        <w:t>_</w:t>
      </w:r>
      <w:r>
        <w:t>DHCP,</w:t>
      </w:r>
      <w:r w:rsidRPr="00E2426E">
        <w:t>  </w:t>
      </w:r>
    </w:p>
    <w:p w14:paraId="352A47A7" w14:textId="77777777" w:rsidR="00BB1B5E" w:rsidRDefault="00BB1B5E" w:rsidP="00BB1B5E">
      <w:pPr>
        <w:pStyle w:val="code"/>
      </w:pPr>
    </w:p>
    <w:p w14:paraId="320BB373" w14:textId="77777777" w:rsidR="00BB1B5E" w:rsidRDefault="00BB1B5E" w:rsidP="00BB1B5E">
      <w:pPr>
        <w:pStyle w:val="code"/>
      </w:pPr>
      <w:r>
        <w:t xml:space="preserve">   SAI_HOSTIF_TRAP_ID_OSPF,</w:t>
      </w:r>
      <w:r w:rsidRPr="00E2426E">
        <w:t>  </w:t>
      </w:r>
    </w:p>
    <w:p w14:paraId="05F01E32" w14:textId="77777777" w:rsidR="00BB1B5E" w:rsidRDefault="00BB1B5E" w:rsidP="00BB1B5E">
      <w:pPr>
        <w:pStyle w:val="code"/>
      </w:pPr>
    </w:p>
    <w:p w14:paraId="67C3085A" w14:textId="77777777" w:rsidR="00BB1B5E" w:rsidRDefault="00BB1B5E" w:rsidP="00BB1B5E">
      <w:pPr>
        <w:pStyle w:val="code"/>
      </w:pPr>
      <w:r>
        <w:t xml:space="preserve">   SAI_HOSTIF_TRAP_ID_PIM,</w:t>
      </w:r>
      <w:r w:rsidRPr="00E2426E">
        <w:t> </w:t>
      </w:r>
    </w:p>
    <w:p w14:paraId="40245AA2" w14:textId="77777777" w:rsidR="00BB1B5E" w:rsidRDefault="00BB1B5E" w:rsidP="00BB1B5E">
      <w:pPr>
        <w:pStyle w:val="code"/>
      </w:pPr>
    </w:p>
    <w:p w14:paraId="4DB5CEF2" w14:textId="77777777" w:rsidR="00BB1B5E" w:rsidRDefault="00BB1B5E" w:rsidP="00BB1B5E">
      <w:pPr>
        <w:pStyle w:val="code"/>
      </w:pPr>
      <w:r>
        <w:t xml:space="preserve">   SAI_HOSTIF_TRAP_ID_VRRP,</w:t>
      </w:r>
      <w:r w:rsidRPr="00E2426E">
        <w:t> </w:t>
      </w:r>
    </w:p>
    <w:p w14:paraId="52D0E870" w14:textId="77777777" w:rsidR="00BB1B5E" w:rsidRDefault="00BB1B5E" w:rsidP="00BB1B5E">
      <w:pPr>
        <w:pStyle w:val="code"/>
      </w:pPr>
    </w:p>
    <w:p w14:paraId="3371F850" w14:textId="77777777" w:rsidR="00BB1B5E" w:rsidRDefault="00BB1B5E" w:rsidP="00BB1B5E">
      <w:pPr>
        <w:pStyle w:val="code"/>
      </w:pPr>
    </w:p>
    <w:p w14:paraId="364FF6EB" w14:textId="77777777" w:rsidR="00BB1B5E" w:rsidRDefault="00BB1B5E" w:rsidP="00BB1B5E">
      <w:pPr>
        <w:pStyle w:val="code"/>
      </w:pPr>
      <w:r>
        <w:t xml:space="preserve">   SAI_HOSTIF_TRAP_ID</w:t>
      </w:r>
      <w:r w:rsidRPr="00E2426E">
        <w:t>_</w:t>
      </w:r>
      <w:r>
        <w:t>DHCPV6,</w:t>
      </w:r>
      <w:r w:rsidRPr="00E2426E">
        <w:t>  </w:t>
      </w:r>
    </w:p>
    <w:p w14:paraId="34C077C1" w14:textId="77777777" w:rsidR="00BB1B5E" w:rsidRDefault="00BB1B5E" w:rsidP="00BB1B5E">
      <w:pPr>
        <w:pStyle w:val="code"/>
      </w:pPr>
    </w:p>
    <w:p w14:paraId="56BEED8B" w14:textId="77777777" w:rsidR="00BB1B5E" w:rsidRDefault="00BB1B5E" w:rsidP="00BB1B5E">
      <w:pPr>
        <w:pStyle w:val="code"/>
      </w:pPr>
      <w:r>
        <w:t xml:space="preserve">   SAI_HOSTIF_TRAP_ID_OSPFV6,</w:t>
      </w:r>
      <w:r w:rsidRPr="00E2426E">
        <w:t>  </w:t>
      </w:r>
    </w:p>
    <w:p w14:paraId="75ABE3CE" w14:textId="77777777" w:rsidR="00BB1B5E" w:rsidRDefault="00BB1B5E" w:rsidP="00BB1B5E">
      <w:pPr>
        <w:pStyle w:val="code"/>
      </w:pPr>
    </w:p>
    <w:p w14:paraId="5E4F4EC5" w14:textId="77777777" w:rsidR="00BB1B5E" w:rsidRDefault="00BB1B5E" w:rsidP="00BB1B5E">
      <w:pPr>
        <w:pStyle w:val="code"/>
      </w:pPr>
      <w:r>
        <w:t xml:space="preserve">   SAI_HOSTIF_TRAP_ID_VRRPV6,</w:t>
      </w:r>
      <w:r w:rsidRPr="00E2426E">
        <w:t> </w:t>
      </w:r>
    </w:p>
    <w:p w14:paraId="238DBC00" w14:textId="77777777" w:rsidR="00706E76" w:rsidRDefault="00706E76" w:rsidP="00BB1B5E">
      <w:pPr>
        <w:pStyle w:val="code"/>
      </w:pPr>
    </w:p>
    <w:p w14:paraId="0F721D13" w14:textId="77777777" w:rsidR="00C62AA4" w:rsidRDefault="00BB1B5E" w:rsidP="00BB1B5E">
      <w:pPr>
        <w:pStyle w:val="code"/>
      </w:pPr>
      <w:r>
        <w:t xml:space="preserve">   SAI_HOSTIF_TRAP_ID_IPV6_NEIGHBOR_DISCOVERY,</w:t>
      </w:r>
      <w:r w:rsidRPr="00E2426E">
        <w:t> </w:t>
      </w:r>
    </w:p>
    <w:p w14:paraId="27D229E9" w14:textId="77777777" w:rsidR="00C62AA4" w:rsidRDefault="00C62AA4" w:rsidP="00BB1B5E">
      <w:pPr>
        <w:pStyle w:val="code"/>
      </w:pPr>
    </w:p>
    <w:p w14:paraId="449E987A" w14:textId="77777777" w:rsidR="00C62AA4" w:rsidRDefault="00C62AA4" w:rsidP="00C62AA4">
      <w:pPr>
        <w:pStyle w:val="code"/>
      </w:pPr>
      <w:r>
        <w:t xml:space="preserve">   SAI_HOSTIF_TRAP_ID</w:t>
      </w:r>
      <w:r w:rsidRPr="00E2426E">
        <w:t>_IGMP_TYPE_QUERY</w:t>
      </w:r>
      <w:r>
        <w:t>,</w:t>
      </w:r>
      <w:r w:rsidRPr="00E2426E">
        <w:t>   </w:t>
      </w:r>
    </w:p>
    <w:p w14:paraId="134C4914" w14:textId="77777777" w:rsidR="00C62AA4" w:rsidRDefault="00C62AA4" w:rsidP="00C62AA4">
      <w:pPr>
        <w:pStyle w:val="code"/>
      </w:pPr>
    </w:p>
    <w:p w14:paraId="709C460D" w14:textId="77777777" w:rsidR="00C62AA4" w:rsidRDefault="00C62AA4" w:rsidP="00C62AA4">
      <w:pPr>
        <w:pStyle w:val="code"/>
      </w:pPr>
      <w:r>
        <w:t xml:space="preserve">   SAI_HOSTIF_TRAP_ID_IGMP_TYPE_LEAVE,</w:t>
      </w:r>
      <w:r w:rsidRPr="00E2426E">
        <w:t>   </w:t>
      </w:r>
    </w:p>
    <w:p w14:paraId="36384CFF" w14:textId="77777777" w:rsidR="00C62AA4" w:rsidRDefault="00C62AA4" w:rsidP="00C62AA4">
      <w:pPr>
        <w:pStyle w:val="code"/>
      </w:pPr>
    </w:p>
    <w:p w14:paraId="28EE983F" w14:textId="77777777" w:rsidR="00C62AA4" w:rsidRDefault="00C62AA4" w:rsidP="00C62AA4">
      <w:pPr>
        <w:pStyle w:val="code"/>
      </w:pPr>
      <w:r>
        <w:t xml:space="preserve">   SAI_HOSTIF_TRAP_ID</w:t>
      </w:r>
      <w:r w:rsidRPr="00E2426E">
        <w:t>_IGMP_TYPE_V1_REPORT</w:t>
      </w:r>
      <w:r>
        <w:t>,</w:t>
      </w:r>
      <w:r w:rsidRPr="00E2426E">
        <w:t>  </w:t>
      </w:r>
    </w:p>
    <w:p w14:paraId="645378E9" w14:textId="77777777" w:rsidR="00C62AA4" w:rsidRDefault="00C62AA4" w:rsidP="00C62AA4">
      <w:pPr>
        <w:pStyle w:val="code"/>
      </w:pPr>
    </w:p>
    <w:p w14:paraId="71525C2E" w14:textId="77777777" w:rsidR="00C62AA4" w:rsidRDefault="00C62AA4" w:rsidP="00C62AA4">
      <w:pPr>
        <w:pStyle w:val="code"/>
      </w:pPr>
      <w:r>
        <w:t xml:space="preserve">   SAI_HOSTIF_TRAP_ID</w:t>
      </w:r>
      <w:r w:rsidRPr="00E2426E">
        <w:t>_IGMP_TYPE_V2_REPORT</w:t>
      </w:r>
      <w:r>
        <w:t>,</w:t>
      </w:r>
      <w:r w:rsidRPr="00E2426E">
        <w:t>   </w:t>
      </w:r>
    </w:p>
    <w:p w14:paraId="7FA7533C" w14:textId="77777777" w:rsidR="00C62AA4" w:rsidRDefault="00C62AA4" w:rsidP="00C62AA4">
      <w:pPr>
        <w:pStyle w:val="code"/>
      </w:pPr>
    </w:p>
    <w:p w14:paraId="51310ED2" w14:textId="77777777" w:rsidR="00C62AA4" w:rsidRDefault="00C62AA4" w:rsidP="00C62AA4">
      <w:pPr>
        <w:pStyle w:val="code"/>
      </w:pPr>
      <w:r>
        <w:t xml:space="preserve">   SAI_HOSTIF_TRAP_ID</w:t>
      </w:r>
      <w:r w:rsidRPr="00E2426E">
        <w:t>_IGMP_TYPE_V3_REPORT</w:t>
      </w:r>
      <w:r>
        <w:t>,</w:t>
      </w:r>
      <w:r w:rsidRPr="00E2426E">
        <w:t>  </w:t>
      </w:r>
    </w:p>
    <w:p w14:paraId="62126907" w14:textId="77777777" w:rsidR="00BB1B5E" w:rsidRDefault="00BB1B5E" w:rsidP="00BB1B5E">
      <w:pPr>
        <w:pStyle w:val="code"/>
      </w:pPr>
      <w:r w:rsidRPr="00E2426E">
        <w:t> </w:t>
      </w:r>
    </w:p>
    <w:p w14:paraId="77540A1B" w14:textId="77777777" w:rsidR="00BB1B5E" w:rsidRDefault="00BB1B5E" w:rsidP="00BB1B5E">
      <w:pPr>
        <w:pStyle w:val="code"/>
      </w:pPr>
    </w:p>
    <w:p w14:paraId="6E14A278" w14:textId="77777777" w:rsidR="00BB1B5E" w:rsidRDefault="00BB1B5E" w:rsidP="00BB1B5E">
      <w:pPr>
        <w:pStyle w:val="code"/>
      </w:pPr>
      <w:r>
        <w:t xml:space="preserve">   SAI_HOSTIF_TRAP_ID_</w:t>
      </w:r>
      <w:r w:rsidRPr="00E2426E">
        <w:t>IPV6_MLD_V1_V2 </w:t>
      </w:r>
      <w:r>
        <w:t>,</w:t>
      </w:r>
      <w:r w:rsidRPr="00E2426E">
        <w:t>   </w:t>
      </w:r>
    </w:p>
    <w:p w14:paraId="28A9CEC1" w14:textId="77777777" w:rsidR="00BB1B5E" w:rsidRDefault="00BB1B5E" w:rsidP="00BB1B5E">
      <w:pPr>
        <w:pStyle w:val="code"/>
      </w:pPr>
      <w:r w:rsidRPr="00E2426E">
        <w:t> </w:t>
      </w:r>
    </w:p>
    <w:p w14:paraId="156D9104" w14:textId="77777777" w:rsidR="00BB1B5E" w:rsidRDefault="00BB1B5E" w:rsidP="00BB1B5E">
      <w:pPr>
        <w:pStyle w:val="code"/>
      </w:pPr>
      <w:r>
        <w:t xml:space="preserve">   SAI_HOSTIF_TRAP_ID_IPV6_MLD_V1_REPORT,</w:t>
      </w:r>
    </w:p>
    <w:p w14:paraId="27610432" w14:textId="77777777" w:rsidR="00BB1B5E" w:rsidRDefault="00BB1B5E" w:rsidP="00BB1B5E">
      <w:pPr>
        <w:pStyle w:val="code"/>
      </w:pPr>
    </w:p>
    <w:p w14:paraId="4FEABF6A" w14:textId="77777777" w:rsidR="00BB1B5E" w:rsidRDefault="00BB1B5E" w:rsidP="00BB1B5E">
      <w:pPr>
        <w:pStyle w:val="code"/>
      </w:pPr>
      <w:r>
        <w:t xml:space="preserve">   SAI_HOSTIF_TRAP_ID_IPV6_MLD_V1_DONE,</w:t>
      </w:r>
      <w:r w:rsidRPr="00E2426E">
        <w:t> </w:t>
      </w:r>
    </w:p>
    <w:p w14:paraId="7BBE29C2" w14:textId="77777777" w:rsidR="00BB1B5E" w:rsidRDefault="00BB1B5E" w:rsidP="00BB1B5E">
      <w:pPr>
        <w:pStyle w:val="code"/>
      </w:pPr>
    </w:p>
    <w:p w14:paraId="4954F907" w14:textId="77777777" w:rsidR="00BB1B5E" w:rsidRDefault="00BB1B5E" w:rsidP="00BB1B5E">
      <w:pPr>
        <w:pStyle w:val="code"/>
      </w:pPr>
      <w:r>
        <w:t xml:space="preserve">   SAI_HOSTIF_TRAP_ID_</w:t>
      </w:r>
      <w:r w:rsidRPr="00E2426E">
        <w:t>MLD_V2_REPORT </w:t>
      </w:r>
      <w:r>
        <w:t>,</w:t>
      </w:r>
    </w:p>
    <w:p w14:paraId="5BE25DA1" w14:textId="77777777" w:rsidR="00BB1B5E" w:rsidRDefault="00BB1B5E" w:rsidP="00BB1B5E">
      <w:pPr>
        <w:pStyle w:val="code"/>
      </w:pPr>
    </w:p>
    <w:p w14:paraId="162ECC66" w14:textId="77777777" w:rsidR="00BB1B5E" w:rsidRDefault="00BB1B5E" w:rsidP="00BB1B5E">
      <w:pPr>
        <w:pStyle w:val="code"/>
      </w:pPr>
      <w:r>
        <w:rPr>
          <w:szCs w:val="18"/>
        </w:rPr>
        <w:t xml:space="preserve">   SAI_HOSTIF_TRAP</w:t>
      </w:r>
      <w:r w:rsidRPr="002E443F">
        <w:rPr>
          <w:szCs w:val="18"/>
        </w:rPr>
        <w:t>_</w:t>
      </w:r>
      <w:r>
        <w:rPr>
          <w:szCs w:val="18"/>
        </w:rPr>
        <w:t>ID_ROUTER_CUSTOM_RANGE_BASE  = 0x3</w:t>
      </w:r>
      <w:r w:rsidRPr="002E443F">
        <w:rPr>
          <w:szCs w:val="18"/>
        </w:rPr>
        <w:t>0000000</w:t>
      </w:r>
      <w:r>
        <w:rPr>
          <w:szCs w:val="18"/>
        </w:rPr>
        <w:t>,</w:t>
      </w:r>
    </w:p>
    <w:p w14:paraId="1C640F8B" w14:textId="77777777" w:rsidR="0082141E" w:rsidRDefault="0082141E" w:rsidP="00BB1B5E">
      <w:pPr>
        <w:pStyle w:val="code"/>
      </w:pPr>
      <w:r>
        <w:t>/*</w:t>
      </w:r>
    </w:p>
    <w:p w14:paraId="45B4FA99" w14:textId="77777777" w:rsidR="0082141E" w:rsidRDefault="0082141E" w:rsidP="00706E76">
      <w:pPr>
        <w:pStyle w:val="code"/>
      </w:pPr>
      <w:r>
        <w:t>*</w:t>
      </w:r>
      <w:r w:rsidR="00706E76">
        <w:t xml:space="preserve"> local IP traps</w:t>
      </w:r>
    </w:p>
    <w:p w14:paraId="4AFE94C6" w14:textId="77777777" w:rsidR="00706E76" w:rsidRDefault="0082141E" w:rsidP="00706E76">
      <w:pPr>
        <w:pStyle w:val="code"/>
      </w:pPr>
      <w:r>
        <w:t>*/</w:t>
      </w:r>
      <w:r w:rsidR="00706E76">
        <w:t xml:space="preserve">  </w:t>
      </w:r>
    </w:p>
    <w:p w14:paraId="239E5DED" w14:textId="77777777" w:rsidR="00706E76" w:rsidRDefault="00706E76" w:rsidP="00706E76">
      <w:pPr>
        <w:pStyle w:val="code"/>
      </w:pPr>
      <w:r>
        <w:t xml:space="preserve">   SAI_HOSTIF_TRAP_ID_BGP,</w:t>
      </w:r>
      <w:r w:rsidRPr="00E2426E">
        <w:t> </w:t>
      </w:r>
    </w:p>
    <w:p w14:paraId="0D861974" w14:textId="77777777" w:rsidR="00706E76" w:rsidRDefault="00706E76" w:rsidP="00706E76">
      <w:pPr>
        <w:pStyle w:val="code"/>
      </w:pPr>
    </w:p>
    <w:p w14:paraId="6C8B2E23" w14:textId="77777777" w:rsidR="00706E76" w:rsidRDefault="00706E76" w:rsidP="00706E76">
      <w:pPr>
        <w:pStyle w:val="code"/>
      </w:pPr>
      <w:r>
        <w:t xml:space="preserve">   SAI_HOSTIF_TRAP_ID_IP2ME,</w:t>
      </w:r>
      <w:r w:rsidRPr="00E2426E">
        <w:t> </w:t>
      </w:r>
    </w:p>
    <w:p w14:paraId="3275DAFE" w14:textId="77777777" w:rsidR="00706E76" w:rsidRDefault="00706E76" w:rsidP="00706E76">
      <w:pPr>
        <w:pStyle w:val="code"/>
      </w:pPr>
    </w:p>
    <w:p w14:paraId="6E5F19DD" w14:textId="77777777" w:rsidR="00706E76" w:rsidRDefault="00706E76" w:rsidP="00706E76">
      <w:pPr>
        <w:pStyle w:val="code"/>
      </w:pPr>
      <w:r>
        <w:t xml:space="preserve">   SAI_HOSTIF_TRAP_ID_SSH,</w:t>
      </w:r>
    </w:p>
    <w:p w14:paraId="51701A16" w14:textId="77777777" w:rsidR="00706E76" w:rsidRDefault="00706E76" w:rsidP="00706E76">
      <w:pPr>
        <w:pStyle w:val="code"/>
      </w:pPr>
      <w:r w:rsidRPr="00E2426E">
        <w:t> </w:t>
      </w:r>
    </w:p>
    <w:p w14:paraId="54A59FEC" w14:textId="77777777" w:rsidR="00706E76" w:rsidRDefault="00706E76" w:rsidP="00706E76">
      <w:pPr>
        <w:pStyle w:val="code"/>
      </w:pPr>
      <w:r>
        <w:t xml:space="preserve">   SAI_HOSTIF_TRAP_ID_SNMP,</w:t>
      </w:r>
      <w:r w:rsidRPr="00E2426E">
        <w:t> </w:t>
      </w:r>
    </w:p>
    <w:p w14:paraId="70F50A15" w14:textId="77777777" w:rsidR="00706E76" w:rsidRDefault="00706E76" w:rsidP="00706E76">
      <w:pPr>
        <w:pStyle w:val="code"/>
      </w:pPr>
    </w:p>
    <w:p w14:paraId="0390B04F" w14:textId="77777777" w:rsidR="00706E76" w:rsidRDefault="00706E76" w:rsidP="00706E76">
      <w:pPr>
        <w:pStyle w:val="code"/>
      </w:pPr>
      <w:r>
        <w:t xml:space="preserve">   SAI_HOSTIF_TRAP_ID_BGPV6,</w:t>
      </w:r>
      <w:r w:rsidRPr="00E2426E">
        <w:t> </w:t>
      </w:r>
    </w:p>
    <w:p w14:paraId="60C870BB" w14:textId="77777777" w:rsidR="0082141E" w:rsidRDefault="0082141E" w:rsidP="00706E76">
      <w:pPr>
        <w:pStyle w:val="code"/>
      </w:pPr>
    </w:p>
    <w:p w14:paraId="0499B252" w14:textId="77777777" w:rsidR="0082141E" w:rsidRDefault="0082141E" w:rsidP="00706E76">
      <w:pPr>
        <w:pStyle w:val="code"/>
      </w:pPr>
      <w:r>
        <w:rPr>
          <w:szCs w:val="18"/>
        </w:rPr>
        <w:t xml:space="preserve">   SAI_HOSTIF_TRAP</w:t>
      </w:r>
      <w:r w:rsidRPr="002E443F">
        <w:rPr>
          <w:szCs w:val="18"/>
        </w:rPr>
        <w:t>_</w:t>
      </w:r>
      <w:r>
        <w:rPr>
          <w:szCs w:val="18"/>
        </w:rPr>
        <w:t>ID_CUSTOM_LOCAL_IP_RANGE_BASE  = 0x4</w:t>
      </w:r>
      <w:r w:rsidRPr="002E443F">
        <w:rPr>
          <w:szCs w:val="18"/>
        </w:rPr>
        <w:t>0000000</w:t>
      </w:r>
    </w:p>
    <w:p w14:paraId="175A94FC" w14:textId="77777777" w:rsidR="00BB1B5E" w:rsidRDefault="00BB1B5E" w:rsidP="00BB1B5E">
      <w:pPr>
        <w:pStyle w:val="code"/>
      </w:pPr>
      <w:r>
        <w:t xml:space="preserve">/* </w:t>
      </w:r>
    </w:p>
    <w:p w14:paraId="09124CEF" w14:textId="77777777" w:rsidR="00BB1B5E" w:rsidRDefault="00BB1B5E" w:rsidP="00BB1B5E">
      <w:pPr>
        <w:pStyle w:val="code"/>
      </w:pPr>
      <w:r>
        <w:t xml:space="preserve">* router exceptions </w:t>
      </w:r>
      <w:r w:rsidRPr="00E2426E">
        <w:t>  </w:t>
      </w:r>
    </w:p>
    <w:p w14:paraId="1E1E27F2" w14:textId="77777777" w:rsidR="00BB1B5E" w:rsidRDefault="00BB1B5E" w:rsidP="00BB1B5E">
      <w:pPr>
        <w:pStyle w:val="code"/>
      </w:pPr>
      <w:r>
        <w:t>*/</w:t>
      </w:r>
    </w:p>
    <w:p w14:paraId="05EF2E75" w14:textId="77777777" w:rsidR="00BB1B5E" w:rsidRDefault="00BB1B5E" w:rsidP="00BB1B5E">
      <w:pPr>
        <w:pStyle w:val="code"/>
      </w:pPr>
      <w:r>
        <w:t xml:space="preserve">   SAI_HOSTIF_TRAP_ID</w:t>
      </w:r>
      <w:r w:rsidRPr="00E2426E">
        <w:t>_L3_MTU</w:t>
      </w:r>
      <w:r>
        <w:t xml:space="preserve">_ERROR  = </w:t>
      </w:r>
      <w:r>
        <w:rPr>
          <w:szCs w:val="18"/>
        </w:rPr>
        <w:t>0x4</w:t>
      </w:r>
      <w:r w:rsidRPr="002E443F">
        <w:rPr>
          <w:szCs w:val="18"/>
        </w:rPr>
        <w:t>0000000</w:t>
      </w:r>
      <w:r>
        <w:t>,</w:t>
      </w:r>
      <w:r w:rsidRPr="00E2426E">
        <w:t>  </w:t>
      </w:r>
    </w:p>
    <w:p w14:paraId="43D5F32E" w14:textId="77777777" w:rsidR="00BB1B5E" w:rsidRDefault="00BB1B5E" w:rsidP="00BB1B5E">
      <w:pPr>
        <w:pStyle w:val="code"/>
      </w:pPr>
      <w:r w:rsidRPr="00E2426E">
        <w:t> </w:t>
      </w:r>
      <w:r>
        <w:t xml:space="preserve"> </w:t>
      </w:r>
    </w:p>
    <w:p w14:paraId="01DEF9CA" w14:textId="77777777" w:rsidR="00BB1B5E" w:rsidRDefault="00BB1B5E" w:rsidP="00BB1B5E">
      <w:pPr>
        <w:pStyle w:val="code"/>
      </w:pPr>
      <w:r>
        <w:t xml:space="preserve">   SAI_HOSTIF_TRAP_ID</w:t>
      </w:r>
      <w:r w:rsidRPr="00E2426E">
        <w:t>_TTL</w:t>
      </w:r>
      <w:r>
        <w:t>_</w:t>
      </w:r>
      <w:r w:rsidRPr="00E2426E">
        <w:t>ERROR</w:t>
      </w:r>
      <w:r>
        <w:t>,</w:t>
      </w:r>
      <w:r w:rsidRPr="00E2426E">
        <w:t>  </w:t>
      </w:r>
    </w:p>
    <w:p w14:paraId="62217832" w14:textId="77777777" w:rsidR="00BB1B5E" w:rsidRDefault="00BB1B5E" w:rsidP="00BB1B5E">
      <w:pPr>
        <w:pStyle w:val="code"/>
      </w:pPr>
    </w:p>
    <w:p w14:paraId="390D10C0" w14:textId="77777777" w:rsidR="00BB1B5E" w:rsidRDefault="00BB1B5E" w:rsidP="00BB1B5E">
      <w:pPr>
        <w:pStyle w:val="code"/>
      </w:pPr>
      <w:r w:rsidRPr="00E2426E">
        <w:t> </w:t>
      </w:r>
      <w:r>
        <w:t xml:space="preserve">  SAI_HOSTIF_TRAP_ID_L3_RPF,</w:t>
      </w:r>
      <w:r w:rsidRPr="00E2426E">
        <w:t>  </w:t>
      </w:r>
    </w:p>
    <w:p w14:paraId="45486686" w14:textId="77777777" w:rsidR="00BB1B5E" w:rsidRDefault="00BB1B5E" w:rsidP="00BB1B5E">
      <w:pPr>
        <w:pStyle w:val="code"/>
      </w:pPr>
      <w:r w:rsidRPr="00E2426E">
        <w:t> </w:t>
      </w:r>
    </w:p>
    <w:p w14:paraId="0591F52E" w14:textId="77777777" w:rsidR="00BB1B5E" w:rsidRDefault="00BB1B5E" w:rsidP="00BB1B5E">
      <w:pPr>
        <w:pStyle w:val="code"/>
      </w:pPr>
      <w:r>
        <w:t xml:space="preserve">   SAI_HOSTIF_TRAP_ID_L3_ASSERT,</w:t>
      </w:r>
      <w:r w:rsidRPr="00E2426E">
        <w:t> </w:t>
      </w:r>
    </w:p>
    <w:p w14:paraId="4B7798A9" w14:textId="77777777" w:rsidR="00BB1B5E" w:rsidRDefault="00BB1B5E" w:rsidP="00BB1B5E">
      <w:pPr>
        <w:pStyle w:val="code"/>
      </w:pPr>
    </w:p>
    <w:p w14:paraId="46287904" w14:textId="77777777" w:rsidR="0082141E" w:rsidRDefault="00BB1B5E" w:rsidP="0082141E">
      <w:pPr>
        <w:pStyle w:val="code"/>
      </w:pPr>
      <w:r>
        <w:rPr>
          <w:szCs w:val="18"/>
        </w:rPr>
        <w:t xml:space="preserve">   SAI_HOSTIF_TRAP</w:t>
      </w:r>
      <w:r w:rsidRPr="002E443F">
        <w:rPr>
          <w:szCs w:val="18"/>
        </w:rPr>
        <w:t>_</w:t>
      </w:r>
      <w:r>
        <w:rPr>
          <w:szCs w:val="18"/>
        </w:rPr>
        <w:t>ID_CUSTOM_EXCEPTION_RANGE_BASE  = 0x5</w:t>
      </w:r>
      <w:r w:rsidRPr="002E443F">
        <w:rPr>
          <w:szCs w:val="18"/>
        </w:rPr>
        <w:t>0000000</w:t>
      </w:r>
      <w:r>
        <w:rPr>
          <w:szCs w:val="18"/>
        </w:rPr>
        <w:t>,</w:t>
      </w:r>
    </w:p>
    <w:p w14:paraId="19B75E54" w14:textId="77777777" w:rsidR="0082141E" w:rsidRDefault="0082141E" w:rsidP="0082141E">
      <w:pPr>
        <w:pStyle w:val="code"/>
      </w:pPr>
      <w:r>
        <w:t xml:space="preserve">/* </w:t>
      </w:r>
    </w:p>
    <w:p w14:paraId="2AAA881F" w14:textId="77777777" w:rsidR="0082141E" w:rsidRDefault="0082141E" w:rsidP="0082141E">
      <w:pPr>
        <w:pStyle w:val="code"/>
      </w:pPr>
      <w:r>
        <w:t>* user define</w:t>
      </w:r>
      <w:r w:rsidRPr="00E2426E">
        <w:t> </w:t>
      </w:r>
    </w:p>
    <w:p w14:paraId="6B34CB4D" w14:textId="77777777" w:rsidR="0082141E" w:rsidRDefault="0082141E" w:rsidP="0082141E">
      <w:pPr>
        <w:pStyle w:val="code"/>
      </w:pPr>
      <w:r>
        <w:t>*/</w:t>
      </w:r>
    </w:p>
    <w:p w14:paraId="63683218" w14:textId="77777777" w:rsidR="0082141E" w:rsidRDefault="0082141E" w:rsidP="0082141E">
      <w:pPr>
        <w:pStyle w:val="code"/>
      </w:pPr>
      <w:r>
        <w:t xml:space="preserve">   SAI_HOSTIF_TRAP_ID_ROUTER_MIN,</w:t>
      </w:r>
    </w:p>
    <w:p w14:paraId="2F56BCEE" w14:textId="77777777" w:rsidR="0082141E" w:rsidRDefault="0082141E" w:rsidP="0082141E">
      <w:pPr>
        <w:pStyle w:val="code"/>
      </w:pPr>
    </w:p>
    <w:p w14:paraId="2D9AB3C1" w14:textId="77777777" w:rsidR="0082141E" w:rsidRDefault="0082141E" w:rsidP="0082141E">
      <w:pPr>
        <w:pStyle w:val="code"/>
      </w:pPr>
      <w:r>
        <w:t xml:space="preserve">   SAI_HOSTIF_TRAP_ID_ROUTER_MAX=SAI_HOSTIF_TRAP_ID_ROUTER_MIN+SAI_HOSTIF_TRAP_ID_TABLE_RANGE,</w:t>
      </w:r>
    </w:p>
    <w:p w14:paraId="22EEBCEB" w14:textId="77777777" w:rsidR="0082141E" w:rsidRDefault="0082141E" w:rsidP="0082141E">
      <w:pPr>
        <w:pStyle w:val="code"/>
      </w:pPr>
    </w:p>
    <w:p w14:paraId="3BD259FD" w14:textId="77777777" w:rsidR="0082141E" w:rsidRDefault="0082141E" w:rsidP="0082141E">
      <w:pPr>
        <w:pStyle w:val="code"/>
      </w:pPr>
      <w:r>
        <w:t xml:space="preserve">   SAI_HOSTIF_TRAP_ID_NEIGH_MIN,</w:t>
      </w:r>
      <w:r w:rsidRPr="00E2426E">
        <w:t>  </w:t>
      </w:r>
    </w:p>
    <w:p w14:paraId="0FD317DA" w14:textId="77777777" w:rsidR="0082141E" w:rsidRDefault="0082141E" w:rsidP="0082141E">
      <w:pPr>
        <w:pStyle w:val="code"/>
      </w:pPr>
    </w:p>
    <w:p w14:paraId="3046D0FA" w14:textId="77777777" w:rsidR="0082141E" w:rsidRDefault="0082141E" w:rsidP="0082141E">
      <w:pPr>
        <w:pStyle w:val="code"/>
      </w:pPr>
      <w:r>
        <w:t xml:space="preserve">   SAI_HOSTIF_TRAP_ID_FDB_MAX=SAI_HOSTIF_TRAP_ID_NEIGH_MIN+SAI_HOSTIF_TRAP_ID_TABLE_RANGE,</w:t>
      </w:r>
    </w:p>
    <w:p w14:paraId="27CBC4F0" w14:textId="77777777" w:rsidR="0082141E" w:rsidRDefault="0082141E" w:rsidP="0082141E">
      <w:pPr>
        <w:pStyle w:val="code"/>
      </w:pPr>
    </w:p>
    <w:p w14:paraId="4F4EF4EB" w14:textId="77777777" w:rsidR="0082141E" w:rsidRDefault="0082141E" w:rsidP="0082141E">
      <w:pPr>
        <w:pStyle w:val="code"/>
      </w:pPr>
      <w:r>
        <w:t xml:space="preserve">   SAI_HOSTIF_TRAP_ID_ACL_MIN</w:t>
      </w:r>
      <w:r>
        <w:rPr>
          <w:rStyle w:val="CommentReference"/>
          <w:rFonts w:asciiTheme="minorHAnsi" w:hAnsiTheme="minorHAnsi"/>
          <w:noProof w:val="0"/>
        </w:rPr>
        <w:t>,</w:t>
      </w:r>
      <w:r w:rsidRPr="00E2426E">
        <w:t> </w:t>
      </w:r>
    </w:p>
    <w:p w14:paraId="2316AB06" w14:textId="77777777" w:rsidR="0082141E" w:rsidRDefault="0082141E" w:rsidP="0082141E">
      <w:pPr>
        <w:pStyle w:val="code"/>
      </w:pPr>
    </w:p>
    <w:p w14:paraId="37ABBBE1" w14:textId="77777777" w:rsidR="0082141E" w:rsidRDefault="0082141E" w:rsidP="0082141E">
      <w:pPr>
        <w:pStyle w:val="code"/>
      </w:pPr>
      <w:r>
        <w:t xml:space="preserve">   SAI_HOSTIF_TRAP_ID_ACL_MAX=SAI_HOSTIF_TRAP_ID_ACL_MIN+SAI_HOSTIF_TRAP_ID_TABLE_RANGE</w:t>
      </w:r>
      <w:r>
        <w:rPr>
          <w:rStyle w:val="CommentReference"/>
          <w:rFonts w:asciiTheme="minorHAnsi" w:hAnsiTheme="minorHAnsi"/>
          <w:noProof w:val="0"/>
        </w:rPr>
        <w:t>,</w:t>
      </w:r>
      <w:r w:rsidRPr="00E2426E">
        <w:t>     </w:t>
      </w:r>
    </w:p>
    <w:p w14:paraId="52537124" w14:textId="77777777" w:rsidR="0082141E" w:rsidRDefault="0082141E" w:rsidP="0082141E">
      <w:pPr>
        <w:pStyle w:val="code"/>
      </w:pPr>
    </w:p>
    <w:p w14:paraId="66285A14" w14:textId="77777777" w:rsidR="0082141E" w:rsidRDefault="0082141E" w:rsidP="0082141E">
      <w:pPr>
        <w:pStyle w:val="code"/>
      </w:pPr>
      <w:r>
        <w:rPr>
          <w:szCs w:val="18"/>
        </w:rPr>
        <w:t xml:space="preserve">   SAI_HOSTIF_TRAP</w:t>
      </w:r>
      <w:r w:rsidRPr="002E443F">
        <w:rPr>
          <w:szCs w:val="18"/>
        </w:rPr>
        <w:t>_</w:t>
      </w:r>
      <w:r>
        <w:rPr>
          <w:szCs w:val="18"/>
        </w:rPr>
        <w:t>ID_CUSTOM_RANGE_BASE  = 0x6</w:t>
      </w:r>
      <w:r w:rsidRPr="002E443F">
        <w:rPr>
          <w:szCs w:val="18"/>
        </w:rPr>
        <w:t>0000000</w:t>
      </w:r>
      <w:r>
        <w:rPr>
          <w:szCs w:val="18"/>
        </w:rPr>
        <w:t>,</w:t>
      </w:r>
    </w:p>
    <w:p w14:paraId="35148F9A" w14:textId="77777777" w:rsidR="0082141E" w:rsidRDefault="0082141E" w:rsidP="0082141E">
      <w:pPr>
        <w:pStyle w:val="code"/>
      </w:pPr>
    </w:p>
    <w:p w14:paraId="70D5D4B8" w14:textId="77777777" w:rsidR="0082141E" w:rsidRDefault="0082141E" w:rsidP="00BB1B5E">
      <w:pPr>
        <w:pStyle w:val="code"/>
      </w:pPr>
      <w:r>
        <w:t xml:space="preserve">   </w:t>
      </w:r>
    </w:p>
    <w:p w14:paraId="564E8583" w14:textId="77777777" w:rsidR="00BB1B5E" w:rsidRDefault="00BB1B5E" w:rsidP="00BB1B5E">
      <w:pPr>
        <w:pStyle w:val="code"/>
      </w:pPr>
      <w:r w:rsidRPr="00E2426E">
        <w:t>   </w:t>
      </w:r>
    </w:p>
    <w:p w14:paraId="1D64D75F" w14:textId="77777777" w:rsidR="00BB1B5E" w:rsidRDefault="00BB1B5E" w:rsidP="00BB1B5E">
      <w:pPr>
        <w:pStyle w:val="code"/>
      </w:pPr>
      <w:r>
        <w:t>} sai_hostif_trap_id_t;</w:t>
      </w:r>
    </w:p>
    <w:p w14:paraId="40A716C0" w14:textId="77777777" w:rsidR="00BB1B5E" w:rsidRDefault="00BB1B5E" w:rsidP="00BB1B5E">
      <w:pPr>
        <w:pStyle w:val="code"/>
      </w:pPr>
    </w:p>
    <w:p w14:paraId="6520A947" w14:textId="77777777" w:rsidR="00BB1B5E" w:rsidRDefault="00BB1B5E" w:rsidP="00BB1B5E">
      <w:pPr>
        <w:pStyle w:val="code"/>
      </w:pPr>
    </w:p>
    <w:p w14:paraId="310AE75B" w14:textId="77777777" w:rsidR="00BB1B5E" w:rsidRPr="002E443F" w:rsidRDefault="00BB1B5E" w:rsidP="00BB1B5E">
      <w:pPr>
        <w:pStyle w:val="code"/>
        <w:rPr>
          <w:szCs w:val="18"/>
        </w:rPr>
      </w:pPr>
      <w:r w:rsidRPr="002E443F">
        <w:rPr>
          <w:szCs w:val="18"/>
        </w:rPr>
        <w:t>typedef enum _sai_host</w:t>
      </w:r>
      <w:r>
        <w:rPr>
          <w:szCs w:val="18"/>
        </w:rPr>
        <w:t>if_trap</w:t>
      </w:r>
      <w:r w:rsidRPr="002E443F">
        <w:rPr>
          <w:szCs w:val="18"/>
        </w:rPr>
        <w:t>_attr_t</w:t>
      </w:r>
    </w:p>
    <w:p w14:paraId="0A5A4A61" w14:textId="77777777" w:rsidR="00BB1B5E" w:rsidRPr="002E443F" w:rsidRDefault="00BB1B5E" w:rsidP="00BB1B5E">
      <w:pPr>
        <w:pStyle w:val="code"/>
        <w:rPr>
          <w:szCs w:val="18"/>
        </w:rPr>
      </w:pPr>
      <w:r w:rsidRPr="002E443F">
        <w:rPr>
          <w:szCs w:val="18"/>
        </w:rPr>
        <w:t>{</w:t>
      </w:r>
    </w:p>
    <w:p w14:paraId="44E4272E" w14:textId="77777777" w:rsidR="00BB1B5E" w:rsidRPr="008B7968" w:rsidRDefault="00BB1B5E" w:rsidP="007216BC">
      <w:pPr>
        <w:pStyle w:val="code"/>
        <w:rPr>
          <w:szCs w:val="18"/>
        </w:rPr>
      </w:pPr>
      <w:r w:rsidRPr="008B7968">
        <w:rPr>
          <w:szCs w:val="18"/>
        </w:rPr>
        <w:t xml:space="preserve">    </w:t>
      </w:r>
    </w:p>
    <w:p w14:paraId="7FBFF589" w14:textId="77777777" w:rsidR="00BB1B5E" w:rsidRPr="00A33299" w:rsidRDefault="00BB1B5E" w:rsidP="00BB1B5E">
      <w:pPr>
        <w:pStyle w:val="code"/>
        <w:rPr>
          <w:szCs w:val="18"/>
        </w:rPr>
      </w:pPr>
      <w:r w:rsidRPr="00A33299">
        <w:rPr>
          <w:color w:val="FF0000"/>
          <w:szCs w:val="18"/>
        </w:rPr>
        <w:t xml:space="preserve">    </w:t>
      </w:r>
      <w:r w:rsidRPr="00A33299">
        <w:rPr>
          <w:szCs w:val="18"/>
        </w:rPr>
        <w:t>/*</w:t>
      </w:r>
      <w:r w:rsidR="00061B63">
        <w:rPr>
          <w:szCs w:val="18"/>
        </w:rPr>
        <w:t xml:space="preserve"> exclude </w:t>
      </w:r>
      <w:r w:rsidR="001E7BFF">
        <w:rPr>
          <w:szCs w:val="18"/>
        </w:rPr>
        <w:t>spe</w:t>
      </w:r>
      <w:r w:rsidRPr="00A33299">
        <w:rPr>
          <w:szCs w:val="18"/>
        </w:rPr>
        <w:t>cific port</w:t>
      </w:r>
      <w:r w:rsidR="00061B63">
        <w:rPr>
          <w:szCs w:val="18"/>
        </w:rPr>
        <w:t xml:space="preserve">s [sai_port_list_t] defult is empty </w:t>
      </w:r>
      <w:r w:rsidRPr="00A33299">
        <w:rPr>
          <w:szCs w:val="18"/>
        </w:rPr>
        <w:t>/</w:t>
      </w:r>
    </w:p>
    <w:p w14:paraId="023B8335" w14:textId="77777777" w:rsidR="00BB1B5E" w:rsidRPr="00A33299" w:rsidRDefault="00BB1B5E" w:rsidP="00BB1B5E">
      <w:pPr>
        <w:pStyle w:val="code"/>
        <w:rPr>
          <w:szCs w:val="18"/>
        </w:rPr>
      </w:pPr>
      <w:r w:rsidRPr="00A33299">
        <w:rPr>
          <w:szCs w:val="18"/>
        </w:rPr>
        <w:t xml:space="preserve">    SAI_HOSTIF_TRAP_ATTR_</w:t>
      </w:r>
      <w:r w:rsidR="00061B63">
        <w:rPr>
          <w:szCs w:val="18"/>
        </w:rPr>
        <w:t>EXCLUDE_</w:t>
      </w:r>
      <w:r w:rsidRPr="00A33299">
        <w:rPr>
          <w:szCs w:val="18"/>
        </w:rPr>
        <w:t>PORT_LIST,</w:t>
      </w:r>
    </w:p>
    <w:p w14:paraId="4025343D" w14:textId="77777777" w:rsidR="00BB1B5E" w:rsidRPr="008B7968" w:rsidRDefault="00BB1B5E" w:rsidP="00BB1B5E">
      <w:pPr>
        <w:pStyle w:val="code"/>
        <w:rPr>
          <w:szCs w:val="18"/>
        </w:rPr>
      </w:pPr>
    </w:p>
    <w:p w14:paraId="6E51D38A" w14:textId="77777777" w:rsidR="00BB1B5E" w:rsidRPr="008B7968" w:rsidRDefault="00BB1B5E" w:rsidP="00BB1B5E">
      <w:pPr>
        <w:pStyle w:val="code"/>
        <w:rPr>
          <w:szCs w:val="18"/>
        </w:rPr>
      </w:pPr>
      <w:r w:rsidRPr="008B7968">
        <w:rPr>
          <w:szCs w:val="18"/>
        </w:rPr>
        <w:t xml:space="preserve">    /* trap action [sai_</w:t>
      </w:r>
      <w:r>
        <w:rPr>
          <w:szCs w:val="18"/>
        </w:rPr>
        <w:t>packet</w:t>
      </w:r>
      <w:r w:rsidRPr="008B7968">
        <w:rPr>
          <w:szCs w:val="18"/>
        </w:rPr>
        <w:t>_action_t] (MANDATORY_ON_CREATE) */</w:t>
      </w:r>
    </w:p>
    <w:p w14:paraId="542D3BA2" w14:textId="77777777" w:rsidR="00BB1B5E" w:rsidRPr="008B7968" w:rsidRDefault="00BB1B5E" w:rsidP="00BB1B5E">
      <w:pPr>
        <w:pStyle w:val="code"/>
        <w:rPr>
          <w:szCs w:val="18"/>
        </w:rPr>
      </w:pPr>
      <w:r w:rsidRPr="008B7968">
        <w:rPr>
          <w:szCs w:val="18"/>
        </w:rPr>
        <w:t xml:space="preserve">    SAI_HOSTIF_TRAP_ATTR_TRAP_ACTION,</w:t>
      </w:r>
    </w:p>
    <w:p w14:paraId="6655A245" w14:textId="77777777" w:rsidR="00BB1B5E" w:rsidRPr="008B7968" w:rsidRDefault="00BB1B5E" w:rsidP="00BB1B5E">
      <w:pPr>
        <w:pStyle w:val="code"/>
        <w:rPr>
          <w:szCs w:val="18"/>
        </w:rPr>
      </w:pPr>
    </w:p>
    <w:p w14:paraId="7E3F2AE5" w14:textId="77777777" w:rsidR="00BB1B5E" w:rsidRDefault="00BB1B5E" w:rsidP="00BB1B5E">
      <w:pPr>
        <w:pStyle w:val="code"/>
        <w:rPr>
          <w:szCs w:val="18"/>
        </w:rPr>
      </w:pPr>
      <w:r w:rsidRPr="008B7968">
        <w:rPr>
          <w:szCs w:val="18"/>
        </w:rPr>
        <w:t xml:space="preserve">    /* trap-group ID for the trap [sai_object_id_t] (MANDATORY_ON_CREATE) */</w:t>
      </w:r>
      <w:r>
        <w:rPr>
          <w:szCs w:val="18"/>
        </w:rPr>
        <w:t xml:space="preserve">                   </w:t>
      </w:r>
      <w:r w:rsidR="00A33299">
        <w:rPr>
          <w:szCs w:val="18"/>
        </w:rPr>
        <w:t xml:space="preserve">           </w:t>
      </w:r>
      <w:r w:rsidR="007216BC">
        <w:rPr>
          <w:szCs w:val="18"/>
        </w:rPr>
        <w:t xml:space="preserve">       </w:t>
      </w:r>
      <w:r>
        <w:rPr>
          <w:szCs w:val="18"/>
        </w:rPr>
        <w:t>SAI_HOSTIF_TRAP</w:t>
      </w:r>
      <w:r w:rsidRPr="002E443F">
        <w:rPr>
          <w:szCs w:val="18"/>
        </w:rPr>
        <w:t>_ATTR_TRAP_GROUP,</w:t>
      </w:r>
    </w:p>
    <w:p w14:paraId="585DA0BB" w14:textId="77777777" w:rsidR="00BB1B5E" w:rsidRDefault="00BB1B5E" w:rsidP="00BB1B5E">
      <w:pPr>
        <w:pStyle w:val="code"/>
        <w:rPr>
          <w:szCs w:val="18"/>
        </w:rPr>
      </w:pPr>
    </w:p>
    <w:p w14:paraId="1AEC046C" w14:textId="77777777" w:rsidR="00BB1B5E" w:rsidRDefault="00BB1B5E" w:rsidP="00BB1B5E">
      <w:pPr>
        <w:pStyle w:val="code"/>
      </w:pPr>
      <w:r w:rsidRPr="00EA600E">
        <w:t xml:space="preserve">    </w:t>
      </w:r>
      <w:r>
        <w:t xml:space="preserve">/* trap priority [uint32_t] (default to 0). This is equivalent to </w:t>
      </w:r>
    </w:p>
    <w:p w14:paraId="6B725895" w14:textId="77777777" w:rsidR="00BB1B5E" w:rsidRPr="00EA600E" w:rsidRDefault="00BB1B5E" w:rsidP="00BB1B5E">
      <w:pPr>
        <w:pStyle w:val="code"/>
      </w:pPr>
      <w:r>
        <w:t xml:space="preserve">     * ACL entry priority </w:t>
      </w:r>
      <w:r>
        <w:rPr>
          <w:rFonts w:cs="Consolas"/>
          <w:color w:val="000000"/>
          <w:sz w:val="19"/>
          <w:szCs w:val="19"/>
          <w:highlight w:val="white"/>
          <w:lang w:bidi="he-IL"/>
        </w:rPr>
        <w:t>SAI_ACL_ENTRY_ATTR_PRIORITY</w:t>
      </w:r>
      <w:r>
        <w:rPr>
          <w:rFonts w:cs="Consolas"/>
          <w:color w:val="000000"/>
          <w:sz w:val="19"/>
          <w:szCs w:val="19"/>
          <w:lang w:bidi="he-IL"/>
        </w:rPr>
        <w:t xml:space="preserve"> </w:t>
      </w:r>
      <w:r w:rsidRPr="00EA600E">
        <w:t>*/</w:t>
      </w:r>
    </w:p>
    <w:p w14:paraId="1CBD328F" w14:textId="77777777" w:rsidR="00BB1B5E" w:rsidRDefault="00BB1B5E" w:rsidP="00BB1B5E">
      <w:pPr>
        <w:pStyle w:val="code"/>
        <w:rPr>
          <w:szCs w:val="18"/>
        </w:rPr>
      </w:pPr>
      <w:r>
        <w:rPr>
          <w:szCs w:val="18"/>
        </w:rPr>
        <w:t>SAI_HOSTIF_TRAP</w:t>
      </w:r>
      <w:r w:rsidRPr="002E443F">
        <w:rPr>
          <w:szCs w:val="18"/>
        </w:rPr>
        <w:t>_ATTR_TRAP_</w:t>
      </w:r>
      <w:r>
        <w:rPr>
          <w:szCs w:val="18"/>
        </w:rPr>
        <w:t>PRIORITY</w:t>
      </w:r>
      <w:r w:rsidRPr="002E443F">
        <w:rPr>
          <w:szCs w:val="18"/>
        </w:rPr>
        <w:t>,</w:t>
      </w:r>
    </w:p>
    <w:p w14:paraId="2149571E" w14:textId="77777777" w:rsidR="00BB1B5E" w:rsidRPr="002E443F" w:rsidRDefault="00BB1B5E" w:rsidP="00BB1B5E">
      <w:pPr>
        <w:pStyle w:val="code"/>
        <w:rPr>
          <w:szCs w:val="18"/>
        </w:rPr>
      </w:pPr>
      <w:r w:rsidRPr="002E443F">
        <w:rPr>
          <w:szCs w:val="18"/>
        </w:rPr>
        <w:t xml:space="preserve">  </w:t>
      </w:r>
    </w:p>
    <w:p w14:paraId="159FD219" w14:textId="77777777" w:rsidR="00BB1B5E" w:rsidRPr="002E443F" w:rsidRDefault="00BB1B5E" w:rsidP="00BB1B5E">
      <w:pPr>
        <w:pStyle w:val="code"/>
        <w:rPr>
          <w:szCs w:val="18"/>
        </w:rPr>
      </w:pPr>
      <w:r>
        <w:rPr>
          <w:szCs w:val="18"/>
        </w:rPr>
        <w:t xml:space="preserve">    SAI_HOSTIF_TRAP</w:t>
      </w:r>
      <w:r w:rsidRPr="002E443F">
        <w:rPr>
          <w:szCs w:val="18"/>
        </w:rPr>
        <w:t>_</w:t>
      </w:r>
      <w:r>
        <w:rPr>
          <w:szCs w:val="18"/>
        </w:rPr>
        <w:t>ATTR_</w:t>
      </w:r>
      <w:r w:rsidRPr="002E443F">
        <w:rPr>
          <w:szCs w:val="18"/>
        </w:rPr>
        <w:t>CUSTOM_RANGE_BASE  = 0x10000000</w:t>
      </w:r>
    </w:p>
    <w:p w14:paraId="2F4BC567" w14:textId="77777777" w:rsidR="00BB1B5E" w:rsidRPr="002E443F" w:rsidRDefault="00BB1B5E" w:rsidP="00BB1B5E">
      <w:pPr>
        <w:pStyle w:val="code"/>
        <w:rPr>
          <w:szCs w:val="18"/>
        </w:rPr>
      </w:pPr>
    </w:p>
    <w:p w14:paraId="08E0BC5D" w14:textId="77777777" w:rsidR="00BB1B5E" w:rsidRPr="002E443F" w:rsidRDefault="00BB1B5E" w:rsidP="00BB1B5E">
      <w:pPr>
        <w:pStyle w:val="code"/>
        <w:rPr>
          <w:szCs w:val="18"/>
        </w:rPr>
      </w:pPr>
      <w:r>
        <w:rPr>
          <w:szCs w:val="18"/>
        </w:rPr>
        <w:t>} sai_hostif_trap</w:t>
      </w:r>
      <w:r w:rsidRPr="002E443F">
        <w:rPr>
          <w:szCs w:val="18"/>
        </w:rPr>
        <w:t>_attr_t</w:t>
      </w:r>
      <w:r>
        <w:rPr>
          <w:szCs w:val="18"/>
        </w:rPr>
        <w:t>;</w:t>
      </w:r>
    </w:p>
    <w:p w14:paraId="30A6FB40" w14:textId="77777777" w:rsidR="00BB1B5E" w:rsidRDefault="00BB1B5E" w:rsidP="00BB1B5E">
      <w:pPr>
        <w:pStyle w:val="code"/>
        <w:rPr>
          <w:szCs w:val="18"/>
        </w:rPr>
      </w:pPr>
    </w:p>
    <w:p w14:paraId="11019A53" w14:textId="77777777" w:rsidR="00BB1B5E" w:rsidRPr="00D81C81" w:rsidRDefault="00BB1B5E" w:rsidP="00BB1B5E">
      <w:pPr>
        <w:pStyle w:val="code"/>
        <w:rPr>
          <w:szCs w:val="18"/>
        </w:rPr>
      </w:pPr>
      <w:r w:rsidRPr="00D81C81">
        <w:rPr>
          <w:szCs w:val="18"/>
        </w:rPr>
        <w:t>/*</w:t>
      </w:r>
    </w:p>
    <w:p w14:paraId="058A0DFD" w14:textId="77777777" w:rsidR="00BB1B5E" w:rsidRPr="00D81C81" w:rsidRDefault="00BB1B5E" w:rsidP="00BB1B5E">
      <w:pPr>
        <w:pStyle w:val="code"/>
        <w:rPr>
          <w:szCs w:val="18"/>
        </w:rPr>
      </w:pPr>
      <w:r w:rsidRPr="00D81C81">
        <w:rPr>
          <w:szCs w:val="18"/>
        </w:rPr>
        <w:t>* Routine Description:</w:t>
      </w:r>
    </w:p>
    <w:p w14:paraId="1C47605B" w14:textId="77777777" w:rsidR="00BB1B5E" w:rsidRPr="00D81C81" w:rsidRDefault="00BB1B5E" w:rsidP="00BB1B5E">
      <w:pPr>
        <w:pStyle w:val="code"/>
        <w:rPr>
          <w:szCs w:val="18"/>
        </w:rPr>
      </w:pPr>
      <w:r w:rsidRPr="00D81C81">
        <w:rPr>
          <w:szCs w:val="18"/>
        </w:rPr>
        <w:t>*    Create host interface trap</w:t>
      </w:r>
    </w:p>
    <w:p w14:paraId="7948346F" w14:textId="77777777" w:rsidR="00BB1B5E" w:rsidRPr="00D81C81" w:rsidRDefault="00BB1B5E" w:rsidP="00BB1B5E">
      <w:pPr>
        <w:pStyle w:val="code"/>
        <w:rPr>
          <w:szCs w:val="18"/>
        </w:rPr>
      </w:pPr>
      <w:r w:rsidRPr="00D81C81">
        <w:rPr>
          <w:szCs w:val="18"/>
        </w:rPr>
        <w:t>*</w:t>
      </w:r>
    </w:p>
    <w:p w14:paraId="62107B10" w14:textId="77777777" w:rsidR="00BB1B5E" w:rsidRPr="00D81C81" w:rsidRDefault="00BB1B5E" w:rsidP="00BB1B5E">
      <w:pPr>
        <w:pStyle w:val="code"/>
        <w:rPr>
          <w:szCs w:val="18"/>
        </w:rPr>
      </w:pPr>
      <w:r w:rsidRPr="00D81C81">
        <w:rPr>
          <w:szCs w:val="18"/>
        </w:rPr>
        <w:t>* Arguments:</w:t>
      </w:r>
    </w:p>
    <w:p w14:paraId="2D4DEEA7" w14:textId="77777777" w:rsidR="00BB1B5E" w:rsidRPr="00D81C81" w:rsidRDefault="00BB1B5E" w:rsidP="00BB1B5E">
      <w:pPr>
        <w:pStyle w:val="code"/>
        <w:rPr>
          <w:szCs w:val="18"/>
        </w:rPr>
      </w:pPr>
      <w:r w:rsidRPr="00D81C81">
        <w:rPr>
          <w:szCs w:val="18"/>
        </w:rPr>
        <w:t>*  [in] hostif_trap_id - host interface trap id</w:t>
      </w:r>
    </w:p>
    <w:p w14:paraId="21C94E58" w14:textId="77777777" w:rsidR="00BB1B5E" w:rsidRPr="00D81C81" w:rsidRDefault="00BB1B5E" w:rsidP="00BB1B5E">
      <w:pPr>
        <w:pStyle w:val="code"/>
        <w:rPr>
          <w:szCs w:val="18"/>
        </w:rPr>
      </w:pPr>
      <w:r w:rsidRPr="00D81C81">
        <w:rPr>
          <w:szCs w:val="18"/>
        </w:rPr>
        <w:t>*  [in] attr_count - number of attributes</w:t>
      </w:r>
    </w:p>
    <w:p w14:paraId="42CF38FF" w14:textId="77777777" w:rsidR="00BB1B5E" w:rsidRPr="00D81C81" w:rsidRDefault="00BB1B5E" w:rsidP="00BB1B5E">
      <w:pPr>
        <w:pStyle w:val="code"/>
        <w:rPr>
          <w:szCs w:val="18"/>
        </w:rPr>
      </w:pPr>
      <w:r w:rsidRPr="00D81C81">
        <w:rPr>
          <w:szCs w:val="18"/>
        </w:rPr>
        <w:t>*  [in] attr_list - array of attributes</w:t>
      </w:r>
    </w:p>
    <w:p w14:paraId="22CA5CDD" w14:textId="77777777" w:rsidR="00BB1B5E" w:rsidRPr="00D81C81" w:rsidRDefault="00BB1B5E" w:rsidP="00BB1B5E">
      <w:pPr>
        <w:pStyle w:val="code"/>
        <w:rPr>
          <w:szCs w:val="18"/>
        </w:rPr>
      </w:pPr>
      <w:r w:rsidRPr="00D81C81">
        <w:rPr>
          <w:szCs w:val="18"/>
        </w:rPr>
        <w:t>*</w:t>
      </w:r>
    </w:p>
    <w:p w14:paraId="4859560A" w14:textId="77777777" w:rsidR="00BB1B5E" w:rsidRPr="00D81C81" w:rsidRDefault="00BB1B5E" w:rsidP="00BB1B5E">
      <w:pPr>
        <w:pStyle w:val="code"/>
        <w:rPr>
          <w:szCs w:val="18"/>
        </w:rPr>
      </w:pPr>
      <w:r w:rsidRPr="00D81C81">
        <w:rPr>
          <w:szCs w:val="18"/>
        </w:rPr>
        <w:t>* Return Values:</w:t>
      </w:r>
    </w:p>
    <w:p w14:paraId="2646899D" w14:textId="77777777" w:rsidR="00BB1B5E" w:rsidRPr="00D81C81" w:rsidRDefault="00BB1B5E" w:rsidP="00BB1B5E">
      <w:pPr>
        <w:pStyle w:val="code"/>
        <w:rPr>
          <w:szCs w:val="18"/>
        </w:rPr>
      </w:pPr>
      <w:r w:rsidRPr="00D81C81">
        <w:rPr>
          <w:szCs w:val="18"/>
        </w:rPr>
        <w:t>*    SAI_STATUS_SUCCESS on success</w:t>
      </w:r>
    </w:p>
    <w:p w14:paraId="7B1A068D" w14:textId="77777777" w:rsidR="00BB1B5E" w:rsidRPr="00D81C81" w:rsidRDefault="00BB1B5E" w:rsidP="00BB1B5E">
      <w:pPr>
        <w:pStyle w:val="code"/>
        <w:rPr>
          <w:szCs w:val="18"/>
        </w:rPr>
      </w:pPr>
      <w:r w:rsidRPr="00D81C81">
        <w:rPr>
          <w:szCs w:val="18"/>
        </w:rPr>
        <w:t>*    Failure status code on error</w:t>
      </w:r>
    </w:p>
    <w:p w14:paraId="307A4A1B" w14:textId="77777777" w:rsidR="00BB1B5E" w:rsidRPr="00D81C81" w:rsidRDefault="00BB1B5E" w:rsidP="00BB1B5E">
      <w:pPr>
        <w:pStyle w:val="code"/>
        <w:rPr>
          <w:szCs w:val="18"/>
        </w:rPr>
      </w:pPr>
      <w:r w:rsidRPr="00D81C81">
        <w:rPr>
          <w:szCs w:val="18"/>
        </w:rPr>
        <w:t>*/</w:t>
      </w:r>
    </w:p>
    <w:p w14:paraId="5E79C373" w14:textId="77777777" w:rsidR="00BB1B5E" w:rsidRPr="00D81C81" w:rsidRDefault="00BB1B5E" w:rsidP="00BB1B5E">
      <w:pPr>
        <w:pStyle w:val="code"/>
        <w:rPr>
          <w:szCs w:val="18"/>
        </w:rPr>
      </w:pPr>
      <w:r w:rsidRPr="00D81C81">
        <w:rPr>
          <w:szCs w:val="18"/>
        </w:rPr>
        <w:t>typedef sai_status_t(*sai_create_hostif_trap_fn)(</w:t>
      </w:r>
    </w:p>
    <w:p w14:paraId="004C0439" w14:textId="77777777" w:rsidR="00BB1B5E" w:rsidRPr="00D81C81" w:rsidRDefault="00BB1B5E" w:rsidP="00BB1B5E">
      <w:pPr>
        <w:pStyle w:val="code"/>
        <w:rPr>
          <w:szCs w:val="18"/>
        </w:rPr>
      </w:pPr>
      <w:r w:rsidRPr="00D81C81">
        <w:rPr>
          <w:szCs w:val="18"/>
        </w:rPr>
        <w:t xml:space="preserve">    _In_ sai_hostif_trap_id_t hostif_trapid,</w:t>
      </w:r>
    </w:p>
    <w:p w14:paraId="7F4AB254" w14:textId="77777777" w:rsidR="00BB1B5E" w:rsidRPr="00D81C81" w:rsidRDefault="00BB1B5E" w:rsidP="00BB1B5E">
      <w:pPr>
        <w:pStyle w:val="code"/>
        <w:rPr>
          <w:szCs w:val="18"/>
        </w:rPr>
      </w:pPr>
      <w:r w:rsidRPr="00D81C81">
        <w:rPr>
          <w:szCs w:val="18"/>
        </w:rPr>
        <w:t xml:space="preserve">    _In_ uint32_t attr_count,</w:t>
      </w:r>
    </w:p>
    <w:p w14:paraId="6FA8467C" w14:textId="77777777" w:rsidR="00BB1B5E" w:rsidRPr="00D81C81" w:rsidRDefault="00BB1B5E" w:rsidP="00BB1B5E">
      <w:pPr>
        <w:pStyle w:val="code"/>
        <w:rPr>
          <w:szCs w:val="18"/>
        </w:rPr>
      </w:pPr>
      <w:r w:rsidRPr="00D81C81">
        <w:rPr>
          <w:szCs w:val="18"/>
        </w:rPr>
        <w:t xml:space="preserve">    _In_ const sai_attribute_t *attr_list</w:t>
      </w:r>
    </w:p>
    <w:p w14:paraId="25A508F2" w14:textId="77777777" w:rsidR="00BB1B5E" w:rsidRPr="00D81C81" w:rsidRDefault="00BB1B5E" w:rsidP="00BB1B5E">
      <w:pPr>
        <w:pStyle w:val="code"/>
        <w:rPr>
          <w:szCs w:val="18"/>
        </w:rPr>
      </w:pPr>
      <w:r w:rsidRPr="00D81C81">
        <w:rPr>
          <w:szCs w:val="18"/>
        </w:rPr>
        <w:t xml:space="preserve">    );</w:t>
      </w:r>
    </w:p>
    <w:p w14:paraId="4754F62B" w14:textId="77777777" w:rsidR="00BB1B5E" w:rsidRPr="00D81C81" w:rsidRDefault="00BB1B5E" w:rsidP="00BB1B5E">
      <w:pPr>
        <w:pStyle w:val="code"/>
        <w:rPr>
          <w:szCs w:val="18"/>
        </w:rPr>
      </w:pPr>
    </w:p>
    <w:p w14:paraId="2174A9B0" w14:textId="77777777" w:rsidR="00BB1B5E" w:rsidRPr="00D81C81" w:rsidRDefault="00BB1B5E" w:rsidP="00BB1B5E">
      <w:pPr>
        <w:pStyle w:val="code"/>
        <w:rPr>
          <w:szCs w:val="18"/>
        </w:rPr>
      </w:pPr>
      <w:r w:rsidRPr="00D81C81">
        <w:rPr>
          <w:szCs w:val="18"/>
        </w:rPr>
        <w:t>/*</w:t>
      </w:r>
    </w:p>
    <w:p w14:paraId="139E8527" w14:textId="77777777" w:rsidR="00BB1B5E" w:rsidRPr="00D81C81" w:rsidRDefault="00BB1B5E" w:rsidP="00BB1B5E">
      <w:pPr>
        <w:pStyle w:val="code"/>
        <w:rPr>
          <w:szCs w:val="18"/>
        </w:rPr>
      </w:pPr>
      <w:r w:rsidRPr="00D81C81">
        <w:rPr>
          <w:szCs w:val="18"/>
        </w:rPr>
        <w:t>* Routine Description:</w:t>
      </w:r>
    </w:p>
    <w:p w14:paraId="4366F632" w14:textId="77777777" w:rsidR="00BB1B5E" w:rsidRPr="00D81C81" w:rsidRDefault="00BB1B5E" w:rsidP="00BB1B5E">
      <w:pPr>
        <w:pStyle w:val="code"/>
        <w:rPr>
          <w:szCs w:val="18"/>
        </w:rPr>
      </w:pPr>
      <w:r w:rsidRPr="00D81C81">
        <w:rPr>
          <w:szCs w:val="18"/>
        </w:rPr>
        <w:t>*    Remove host interface trap</w:t>
      </w:r>
    </w:p>
    <w:p w14:paraId="5FFFAB83" w14:textId="77777777" w:rsidR="00BB1B5E" w:rsidRPr="00D81C81" w:rsidRDefault="00BB1B5E" w:rsidP="00BB1B5E">
      <w:pPr>
        <w:pStyle w:val="code"/>
        <w:rPr>
          <w:szCs w:val="18"/>
        </w:rPr>
      </w:pPr>
      <w:r w:rsidRPr="00D81C81">
        <w:rPr>
          <w:szCs w:val="18"/>
        </w:rPr>
        <w:t>*</w:t>
      </w:r>
    </w:p>
    <w:p w14:paraId="6E63A823" w14:textId="77777777" w:rsidR="00BB1B5E" w:rsidRPr="00D81C81" w:rsidRDefault="00BB1B5E" w:rsidP="00BB1B5E">
      <w:pPr>
        <w:pStyle w:val="code"/>
        <w:rPr>
          <w:szCs w:val="18"/>
        </w:rPr>
      </w:pPr>
      <w:r w:rsidRPr="00D81C81">
        <w:rPr>
          <w:szCs w:val="18"/>
        </w:rPr>
        <w:t>* Arguments:</w:t>
      </w:r>
    </w:p>
    <w:p w14:paraId="003647F8" w14:textId="77777777" w:rsidR="00BB1B5E" w:rsidRPr="00D81C81" w:rsidRDefault="00BB1B5E" w:rsidP="00BB1B5E">
      <w:pPr>
        <w:pStyle w:val="code"/>
        <w:rPr>
          <w:szCs w:val="18"/>
        </w:rPr>
      </w:pPr>
      <w:r w:rsidRPr="00D81C81">
        <w:rPr>
          <w:szCs w:val="18"/>
        </w:rPr>
        <w:t>*  [in] hostif_trap_id - host interface trap id</w:t>
      </w:r>
    </w:p>
    <w:p w14:paraId="3D73B54F" w14:textId="77777777" w:rsidR="00BB1B5E" w:rsidRPr="00D81C81" w:rsidRDefault="00BB1B5E" w:rsidP="00BB1B5E">
      <w:pPr>
        <w:pStyle w:val="code"/>
        <w:rPr>
          <w:szCs w:val="18"/>
        </w:rPr>
      </w:pPr>
      <w:r w:rsidRPr="00D81C81">
        <w:rPr>
          <w:szCs w:val="18"/>
        </w:rPr>
        <w:t>*</w:t>
      </w:r>
    </w:p>
    <w:p w14:paraId="1AFF64BB" w14:textId="77777777" w:rsidR="00BB1B5E" w:rsidRPr="00D81C81" w:rsidRDefault="00BB1B5E" w:rsidP="00BB1B5E">
      <w:pPr>
        <w:pStyle w:val="code"/>
        <w:rPr>
          <w:szCs w:val="18"/>
        </w:rPr>
      </w:pPr>
      <w:r w:rsidRPr="00D81C81">
        <w:rPr>
          <w:szCs w:val="18"/>
        </w:rPr>
        <w:t>* Return Values:</w:t>
      </w:r>
    </w:p>
    <w:p w14:paraId="52C8114E" w14:textId="77777777" w:rsidR="00BB1B5E" w:rsidRPr="00D81C81" w:rsidRDefault="00BB1B5E" w:rsidP="00BB1B5E">
      <w:pPr>
        <w:pStyle w:val="code"/>
        <w:rPr>
          <w:szCs w:val="18"/>
        </w:rPr>
      </w:pPr>
      <w:r w:rsidRPr="00D81C81">
        <w:rPr>
          <w:szCs w:val="18"/>
        </w:rPr>
        <w:t>*    SAI_STATUS_SUCCESS on success</w:t>
      </w:r>
    </w:p>
    <w:p w14:paraId="604CC017" w14:textId="77777777" w:rsidR="00BB1B5E" w:rsidRPr="00D81C81" w:rsidRDefault="00BB1B5E" w:rsidP="00BB1B5E">
      <w:pPr>
        <w:pStyle w:val="code"/>
        <w:rPr>
          <w:szCs w:val="18"/>
        </w:rPr>
      </w:pPr>
      <w:r w:rsidRPr="00D81C81">
        <w:rPr>
          <w:szCs w:val="18"/>
        </w:rPr>
        <w:t>*    Failure status code on error</w:t>
      </w:r>
    </w:p>
    <w:p w14:paraId="7B721BA0" w14:textId="77777777" w:rsidR="00BB1B5E" w:rsidRPr="00D81C81" w:rsidRDefault="00BB1B5E" w:rsidP="00BB1B5E">
      <w:pPr>
        <w:pStyle w:val="code"/>
        <w:rPr>
          <w:szCs w:val="18"/>
        </w:rPr>
      </w:pPr>
      <w:r w:rsidRPr="00D81C81">
        <w:rPr>
          <w:szCs w:val="18"/>
        </w:rPr>
        <w:t>*/</w:t>
      </w:r>
    </w:p>
    <w:p w14:paraId="639AD131" w14:textId="77777777" w:rsidR="00BB1B5E" w:rsidRPr="00D81C81" w:rsidRDefault="00BB1B5E" w:rsidP="00BB1B5E">
      <w:pPr>
        <w:pStyle w:val="code"/>
        <w:rPr>
          <w:szCs w:val="18"/>
        </w:rPr>
      </w:pPr>
      <w:r w:rsidRPr="00D81C81">
        <w:rPr>
          <w:szCs w:val="18"/>
        </w:rPr>
        <w:t>typedef sai_status_t(*sai_remove_hostif_trap_fn)(</w:t>
      </w:r>
    </w:p>
    <w:p w14:paraId="45583F9C" w14:textId="77777777" w:rsidR="00BB1B5E" w:rsidRPr="00D81C81" w:rsidRDefault="00BB1B5E" w:rsidP="00BB1B5E">
      <w:pPr>
        <w:pStyle w:val="code"/>
        <w:rPr>
          <w:szCs w:val="18"/>
        </w:rPr>
      </w:pPr>
      <w:r w:rsidRPr="00D81C81">
        <w:rPr>
          <w:szCs w:val="18"/>
        </w:rPr>
        <w:t xml:space="preserve">    _In_ sai_hostif_trap_id_t hostif_trapid</w:t>
      </w:r>
    </w:p>
    <w:p w14:paraId="658D1258" w14:textId="77777777" w:rsidR="00BB1B5E" w:rsidRPr="00D81C81" w:rsidRDefault="00BB1B5E" w:rsidP="00BB1B5E">
      <w:pPr>
        <w:pStyle w:val="code"/>
        <w:rPr>
          <w:szCs w:val="18"/>
        </w:rPr>
      </w:pPr>
      <w:r w:rsidRPr="00D81C81">
        <w:rPr>
          <w:szCs w:val="18"/>
        </w:rPr>
        <w:t xml:space="preserve">    );</w:t>
      </w:r>
    </w:p>
    <w:p w14:paraId="7005AF87" w14:textId="77777777" w:rsidR="00BB1B5E" w:rsidRPr="002E443F" w:rsidRDefault="00BB1B5E" w:rsidP="00BB1B5E">
      <w:pPr>
        <w:pStyle w:val="code"/>
        <w:rPr>
          <w:szCs w:val="18"/>
        </w:rPr>
      </w:pPr>
    </w:p>
    <w:p w14:paraId="252BCE06" w14:textId="77777777" w:rsidR="00BB1B5E" w:rsidRPr="002E443F" w:rsidRDefault="00BB1B5E" w:rsidP="00BB1B5E">
      <w:pPr>
        <w:pStyle w:val="code"/>
        <w:rPr>
          <w:szCs w:val="18"/>
        </w:rPr>
      </w:pPr>
      <w:r w:rsidRPr="002E443F">
        <w:rPr>
          <w:szCs w:val="18"/>
        </w:rPr>
        <w:t>/*</w:t>
      </w:r>
    </w:p>
    <w:p w14:paraId="1C8B78F3" w14:textId="77777777" w:rsidR="00BB1B5E" w:rsidRPr="002E443F" w:rsidRDefault="00BB1B5E" w:rsidP="00BB1B5E">
      <w:pPr>
        <w:pStyle w:val="code"/>
        <w:rPr>
          <w:szCs w:val="18"/>
        </w:rPr>
      </w:pPr>
      <w:r w:rsidRPr="002E443F">
        <w:rPr>
          <w:szCs w:val="18"/>
        </w:rPr>
        <w:t>* Routine Description:</w:t>
      </w:r>
    </w:p>
    <w:p w14:paraId="2DABC1AB" w14:textId="77777777" w:rsidR="00BB1B5E" w:rsidRPr="002E443F" w:rsidRDefault="00BB1B5E" w:rsidP="00BB1B5E">
      <w:pPr>
        <w:pStyle w:val="code"/>
        <w:rPr>
          <w:szCs w:val="18"/>
        </w:rPr>
      </w:pPr>
      <w:r w:rsidRPr="002E443F">
        <w:rPr>
          <w:szCs w:val="18"/>
        </w:rPr>
        <w:t>*   Set</w:t>
      </w:r>
      <w:r>
        <w:rPr>
          <w:szCs w:val="18"/>
        </w:rPr>
        <w:t xml:space="preserve"> trap </w:t>
      </w:r>
      <w:r w:rsidRPr="002E443F">
        <w:rPr>
          <w:szCs w:val="18"/>
        </w:rPr>
        <w:t>attribute value.</w:t>
      </w:r>
    </w:p>
    <w:p w14:paraId="31318A39" w14:textId="77777777" w:rsidR="00BB1B5E" w:rsidRPr="002E443F" w:rsidRDefault="00BB1B5E" w:rsidP="00BB1B5E">
      <w:pPr>
        <w:pStyle w:val="code"/>
        <w:rPr>
          <w:szCs w:val="18"/>
        </w:rPr>
      </w:pPr>
      <w:r w:rsidRPr="002E443F">
        <w:rPr>
          <w:szCs w:val="18"/>
        </w:rPr>
        <w:t>*</w:t>
      </w:r>
    </w:p>
    <w:p w14:paraId="54908306" w14:textId="77777777" w:rsidR="00BB1B5E" w:rsidRPr="002E443F" w:rsidRDefault="00BB1B5E" w:rsidP="00BB1B5E">
      <w:pPr>
        <w:pStyle w:val="code"/>
        <w:rPr>
          <w:szCs w:val="18"/>
        </w:rPr>
      </w:pPr>
      <w:r w:rsidRPr="002E443F">
        <w:rPr>
          <w:szCs w:val="18"/>
        </w:rPr>
        <w:t>* Arguments:</w:t>
      </w:r>
    </w:p>
    <w:p w14:paraId="46FF609C" w14:textId="77777777" w:rsidR="00BB1B5E" w:rsidRPr="002E443F" w:rsidRDefault="00BB1B5E" w:rsidP="00BB1B5E">
      <w:pPr>
        <w:pStyle w:val="code"/>
        <w:rPr>
          <w:szCs w:val="18"/>
        </w:rPr>
      </w:pPr>
      <w:r w:rsidRPr="002E443F">
        <w:rPr>
          <w:szCs w:val="18"/>
        </w:rPr>
        <w:t>*    [in] hostif_trap_id - host int</w:t>
      </w:r>
      <w:r>
        <w:rPr>
          <w:szCs w:val="18"/>
        </w:rPr>
        <w:t>erface</w:t>
      </w:r>
      <w:r w:rsidRPr="002E443F">
        <w:rPr>
          <w:szCs w:val="18"/>
        </w:rPr>
        <w:t xml:space="preserve"> trap id  </w:t>
      </w:r>
    </w:p>
    <w:p w14:paraId="4E2A1BEF" w14:textId="77777777" w:rsidR="00BB1B5E" w:rsidRPr="002E443F" w:rsidRDefault="00BB1B5E" w:rsidP="00BB1B5E">
      <w:pPr>
        <w:pStyle w:val="code"/>
        <w:rPr>
          <w:szCs w:val="18"/>
        </w:rPr>
      </w:pPr>
      <w:r w:rsidRPr="002E443F">
        <w:rPr>
          <w:szCs w:val="18"/>
        </w:rPr>
        <w:t>*    [in] attr - attribute</w:t>
      </w:r>
    </w:p>
    <w:p w14:paraId="407E82CE" w14:textId="77777777" w:rsidR="00BB1B5E" w:rsidRPr="002E443F" w:rsidRDefault="00BB1B5E" w:rsidP="00BB1B5E">
      <w:pPr>
        <w:pStyle w:val="code"/>
        <w:rPr>
          <w:szCs w:val="18"/>
        </w:rPr>
      </w:pPr>
      <w:r w:rsidRPr="002E443F">
        <w:rPr>
          <w:szCs w:val="18"/>
        </w:rPr>
        <w:t>*</w:t>
      </w:r>
    </w:p>
    <w:p w14:paraId="506CF0A7" w14:textId="77777777" w:rsidR="00BB1B5E" w:rsidRPr="002E443F" w:rsidRDefault="00BB1B5E" w:rsidP="00BB1B5E">
      <w:pPr>
        <w:pStyle w:val="code"/>
        <w:rPr>
          <w:szCs w:val="18"/>
        </w:rPr>
      </w:pPr>
      <w:r w:rsidRPr="002E443F">
        <w:rPr>
          <w:szCs w:val="18"/>
        </w:rPr>
        <w:t>* Return Values:</w:t>
      </w:r>
    </w:p>
    <w:p w14:paraId="7E590C02" w14:textId="77777777" w:rsidR="00BB1B5E" w:rsidRPr="002E443F" w:rsidRDefault="00BB1B5E" w:rsidP="00BB1B5E">
      <w:pPr>
        <w:pStyle w:val="code"/>
        <w:rPr>
          <w:szCs w:val="18"/>
        </w:rPr>
      </w:pPr>
      <w:r w:rsidRPr="002E443F">
        <w:rPr>
          <w:szCs w:val="18"/>
        </w:rPr>
        <w:t>*    SAI_STATUS_SUCCESS on success</w:t>
      </w:r>
    </w:p>
    <w:p w14:paraId="392EA4A9" w14:textId="77777777" w:rsidR="00BB1B5E" w:rsidRPr="002E443F" w:rsidRDefault="00BB1B5E" w:rsidP="00BB1B5E">
      <w:pPr>
        <w:pStyle w:val="code"/>
        <w:rPr>
          <w:szCs w:val="18"/>
        </w:rPr>
      </w:pPr>
      <w:r w:rsidRPr="002E443F">
        <w:rPr>
          <w:szCs w:val="18"/>
        </w:rPr>
        <w:t>*    Failure status code on error</w:t>
      </w:r>
    </w:p>
    <w:p w14:paraId="4D6FABA7" w14:textId="77777777" w:rsidR="00BB1B5E" w:rsidRPr="002E443F" w:rsidRDefault="00BB1B5E" w:rsidP="00BB1B5E">
      <w:pPr>
        <w:pStyle w:val="code"/>
        <w:rPr>
          <w:szCs w:val="18"/>
        </w:rPr>
      </w:pPr>
      <w:r w:rsidRPr="002E443F">
        <w:rPr>
          <w:szCs w:val="18"/>
        </w:rPr>
        <w:t>*/</w:t>
      </w:r>
    </w:p>
    <w:p w14:paraId="501911B7" w14:textId="77777777" w:rsidR="00BB1B5E" w:rsidRPr="002E443F" w:rsidRDefault="00BB1B5E" w:rsidP="00BB1B5E">
      <w:pPr>
        <w:pStyle w:val="code"/>
        <w:rPr>
          <w:szCs w:val="18"/>
        </w:rPr>
      </w:pPr>
      <w:r w:rsidRPr="002E443F">
        <w:rPr>
          <w:szCs w:val="18"/>
        </w:rPr>
        <w:t xml:space="preserve">typedef sai_status_t </w:t>
      </w:r>
      <w:r>
        <w:rPr>
          <w:szCs w:val="18"/>
        </w:rPr>
        <w:t>(*sai_set_hostif_trap</w:t>
      </w:r>
      <w:r w:rsidRPr="002E443F">
        <w:rPr>
          <w:szCs w:val="18"/>
        </w:rPr>
        <w:t>_attribute_fn )(</w:t>
      </w:r>
    </w:p>
    <w:p w14:paraId="6CC97078" w14:textId="77777777" w:rsidR="00BB1B5E" w:rsidRPr="002E443F" w:rsidRDefault="00BB1B5E" w:rsidP="00BB1B5E">
      <w:pPr>
        <w:pStyle w:val="code"/>
        <w:rPr>
          <w:szCs w:val="18"/>
        </w:rPr>
      </w:pPr>
      <w:r>
        <w:rPr>
          <w:szCs w:val="18"/>
        </w:rPr>
        <w:t xml:space="preserve">    _I</w:t>
      </w:r>
      <w:r w:rsidRPr="002E443F">
        <w:rPr>
          <w:szCs w:val="18"/>
        </w:rPr>
        <w:t xml:space="preserve">n_ sai_hostif_trap_id_t hostif_trapid, </w:t>
      </w:r>
    </w:p>
    <w:p w14:paraId="06ECA761" w14:textId="77777777" w:rsidR="00BB1B5E" w:rsidRPr="002E443F" w:rsidRDefault="00BB1B5E" w:rsidP="00BB1B5E">
      <w:pPr>
        <w:pStyle w:val="code"/>
        <w:rPr>
          <w:szCs w:val="18"/>
        </w:rPr>
      </w:pPr>
      <w:r w:rsidRPr="002E443F">
        <w:rPr>
          <w:szCs w:val="18"/>
        </w:rPr>
        <w:t xml:space="preserve">    _In_ </w:t>
      </w:r>
      <w:r>
        <w:t xml:space="preserve">sai_attribute_t </w:t>
      </w:r>
      <w:r>
        <w:rPr>
          <w:szCs w:val="18"/>
        </w:rPr>
        <w:t>*</w:t>
      </w:r>
      <w:r w:rsidRPr="002E443F">
        <w:rPr>
          <w:szCs w:val="18"/>
        </w:rPr>
        <w:t xml:space="preserve">attr </w:t>
      </w:r>
    </w:p>
    <w:p w14:paraId="3FDDEA69" w14:textId="77777777" w:rsidR="00BB1B5E" w:rsidRPr="002E443F" w:rsidRDefault="00BB1B5E" w:rsidP="00BB1B5E">
      <w:pPr>
        <w:pStyle w:val="code"/>
        <w:rPr>
          <w:szCs w:val="18"/>
        </w:rPr>
      </w:pPr>
      <w:r w:rsidRPr="002E443F">
        <w:rPr>
          <w:szCs w:val="18"/>
        </w:rPr>
        <w:t xml:space="preserve">    );</w:t>
      </w:r>
    </w:p>
    <w:p w14:paraId="3F76A47F" w14:textId="77777777" w:rsidR="00BB1B5E" w:rsidRPr="002E443F" w:rsidRDefault="00BB1B5E" w:rsidP="00BB1B5E">
      <w:pPr>
        <w:pStyle w:val="code"/>
        <w:rPr>
          <w:szCs w:val="18"/>
        </w:rPr>
      </w:pPr>
    </w:p>
    <w:p w14:paraId="45917A9F" w14:textId="77777777" w:rsidR="00BB1B5E" w:rsidRPr="002E443F" w:rsidRDefault="00BB1B5E" w:rsidP="00BB1B5E">
      <w:pPr>
        <w:pStyle w:val="code"/>
        <w:rPr>
          <w:szCs w:val="18"/>
        </w:rPr>
      </w:pPr>
      <w:r w:rsidRPr="002E443F">
        <w:rPr>
          <w:szCs w:val="18"/>
        </w:rPr>
        <w:t>/*</w:t>
      </w:r>
    </w:p>
    <w:p w14:paraId="791A0179" w14:textId="77777777" w:rsidR="00BB1B5E" w:rsidRPr="002E443F" w:rsidRDefault="00BB1B5E" w:rsidP="00BB1B5E">
      <w:pPr>
        <w:pStyle w:val="code"/>
        <w:rPr>
          <w:szCs w:val="18"/>
        </w:rPr>
      </w:pPr>
      <w:r w:rsidRPr="002E443F">
        <w:rPr>
          <w:szCs w:val="18"/>
        </w:rPr>
        <w:t>* Routine Description:</w:t>
      </w:r>
    </w:p>
    <w:p w14:paraId="75B76562" w14:textId="77777777" w:rsidR="00BB1B5E" w:rsidRPr="002E443F" w:rsidRDefault="00BB1B5E" w:rsidP="00BB1B5E">
      <w:pPr>
        <w:pStyle w:val="code"/>
        <w:rPr>
          <w:szCs w:val="18"/>
        </w:rPr>
      </w:pPr>
      <w:r>
        <w:rPr>
          <w:szCs w:val="18"/>
        </w:rPr>
        <w:t xml:space="preserve">*   Get trap </w:t>
      </w:r>
      <w:r w:rsidRPr="002E443F">
        <w:rPr>
          <w:szCs w:val="18"/>
        </w:rPr>
        <w:t>attribute value.</w:t>
      </w:r>
    </w:p>
    <w:p w14:paraId="17B94622" w14:textId="77777777" w:rsidR="00BB1B5E" w:rsidRPr="002E443F" w:rsidRDefault="00BB1B5E" w:rsidP="00BB1B5E">
      <w:pPr>
        <w:pStyle w:val="code"/>
        <w:rPr>
          <w:szCs w:val="18"/>
        </w:rPr>
      </w:pPr>
      <w:r w:rsidRPr="002E443F">
        <w:rPr>
          <w:szCs w:val="18"/>
        </w:rPr>
        <w:t>*</w:t>
      </w:r>
    </w:p>
    <w:p w14:paraId="39C43EA0" w14:textId="77777777" w:rsidR="00BB1B5E" w:rsidRPr="002E443F" w:rsidRDefault="00BB1B5E" w:rsidP="00BB1B5E">
      <w:pPr>
        <w:pStyle w:val="code"/>
        <w:rPr>
          <w:szCs w:val="18"/>
        </w:rPr>
      </w:pPr>
      <w:r w:rsidRPr="002E443F">
        <w:rPr>
          <w:szCs w:val="18"/>
        </w:rPr>
        <w:t>* Arguments:</w:t>
      </w:r>
    </w:p>
    <w:p w14:paraId="38A34369" w14:textId="77777777" w:rsidR="00BB1B5E" w:rsidRPr="002E443F" w:rsidRDefault="00BB1B5E" w:rsidP="00BB1B5E">
      <w:pPr>
        <w:pStyle w:val="code"/>
        <w:rPr>
          <w:szCs w:val="18"/>
        </w:rPr>
      </w:pPr>
      <w:r w:rsidRPr="002E443F">
        <w:rPr>
          <w:szCs w:val="18"/>
        </w:rPr>
        <w:t>*    [in] hostif_trap_id - host int</w:t>
      </w:r>
      <w:r>
        <w:rPr>
          <w:szCs w:val="18"/>
        </w:rPr>
        <w:t>erface</w:t>
      </w:r>
      <w:r w:rsidRPr="002E443F">
        <w:rPr>
          <w:szCs w:val="18"/>
        </w:rPr>
        <w:t xml:space="preserve"> trap id  </w:t>
      </w:r>
    </w:p>
    <w:p w14:paraId="6A5DF154" w14:textId="77777777" w:rsidR="00BB1B5E" w:rsidRPr="002E443F" w:rsidRDefault="00BB1B5E" w:rsidP="00BB1B5E">
      <w:pPr>
        <w:pStyle w:val="code"/>
        <w:rPr>
          <w:szCs w:val="18"/>
        </w:rPr>
      </w:pPr>
      <w:r w:rsidRPr="002E443F">
        <w:rPr>
          <w:szCs w:val="18"/>
        </w:rPr>
        <w:t>*    [in] attr_count - number of attributes</w:t>
      </w:r>
    </w:p>
    <w:p w14:paraId="310009B8" w14:textId="77777777" w:rsidR="00BB1B5E" w:rsidRPr="002E443F" w:rsidRDefault="00BB1B5E" w:rsidP="00BB1B5E">
      <w:pPr>
        <w:pStyle w:val="code"/>
        <w:rPr>
          <w:szCs w:val="18"/>
        </w:rPr>
      </w:pPr>
      <w:r w:rsidRPr="002E443F">
        <w:rPr>
          <w:szCs w:val="18"/>
        </w:rPr>
        <w:t>*    [in,out] attr_list - array of attributes</w:t>
      </w:r>
    </w:p>
    <w:p w14:paraId="6981A864" w14:textId="77777777" w:rsidR="00BB1B5E" w:rsidRPr="002E443F" w:rsidRDefault="00BB1B5E" w:rsidP="00BB1B5E">
      <w:pPr>
        <w:pStyle w:val="code"/>
        <w:rPr>
          <w:szCs w:val="18"/>
        </w:rPr>
      </w:pPr>
      <w:r w:rsidRPr="002E443F">
        <w:rPr>
          <w:szCs w:val="18"/>
        </w:rPr>
        <w:t>*</w:t>
      </w:r>
    </w:p>
    <w:p w14:paraId="2E25E849" w14:textId="77777777" w:rsidR="00BB1B5E" w:rsidRPr="002E443F" w:rsidRDefault="00BB1B5E" w:rsidP="00BB1B5E">
      <w:pPr>
        <w:pStyle w:val="code"/>
        <w:rPr>
          <w:szCs w:val="18"/>
        </w:rPr>
      </w:pPr>
      <w:r w:rsidRPr="002E443F">
        <w:rPr>
          <w:szCs w:val="18"/>
        </w:rPr>
        <w:t>* Return Values:</w:t>
      </w:r>
    </w:p>
    <w:p w14:paraId="7F4CF7D5" w14:textId="77777777" w:rsidR="00BB1B5E" w:rsidRPr="002E443F" w:rsidRDefault="00BB1B5E" w:rsidP="00BB1B5E">
      <w:pPr>
        <w:pStyle w:val="code"/>
        <w:rPr>
          <w:szCs w:val="18"/>
        </w:rPr>
      </w:pPr>
      <w:r w:rsidRPr="002E443F">
        <w:rPr>
          <w:szCs w:val="18"/>
        </w:rPr>
        <w:t>*    SAI_STATUS_SUCCESS on success</w:t>
      </w:r>
    </w:p>
    <w:p w14:paraId="46CC92E0" w14:textId="77777777" w:rsidR="00BB1B5E" w:rsidRPr="002E443F" w:rsidRDefault="00BB1B5E" w:rsidP="00BB1B5E">
      <w:pPr>
        <w:pStyle w:val="code"/>
        <w:rPr>
          <w:szCs w:val="18"/>
        </w:rPr>
      </w:pPr>
      <w:r w:rsidRPr="002E443F">
        <w:rPr>
          <w:szCs w:val="18"/>
        </w:rPr>
        <w:t>*    Failure status code on error</w:t>
      </w:r>
    </w:p>
    <w:p w14:paraId="312B75D1" w14:textId="77777777" w:rsidR="00BB1B5E" w:rsidRPr="002E443F" w:rsidRDefault="00BB1B5E" w:rsidP="00BB1B5E">
      <w:pPr>
        <w:pStyle w:val="code"/>
        <w:rPr>
          <w:szCs w:val="18"/>
        </w:rPr>
      </w:pPr>
      <w:r w:rsidRPr="002E443F">
        <w:rPr>
          <w:szCs w:val="18"/>
        </w:rPr>
        <w:t>*/</w:t>
      </w:r>
    </w:p>
    <w:p w14:paraId="6B538F9E" w14:textId="77777777" w:rsidR="00BB1B5E" w:rsidRPr="002E443F" w:rsidRDefault="00BB1B5E" w:rsidP="00BB1B5E">
      <w:pPr>
        <w:pStyle w:val="code"/>
        <w:rPr>
          <w:szCs w:val="18"/>
        </w:rPr>
      </w:pPr>
    </w:p>
    <w:p w14:paraId="7FB97F2E" w14:textId="77777777" w:rsidR="00BB1B5E" w:rsidRPr="002E443F" w:rsidRDefault="00BB1B5E" w:rsidP="00BB1B5E">
      <w:pPr>
        <w:pStyle w:val="code"/>
        <w:rPr>
          <w:szCs w:val="18"/>
        </w:rPr>
      </w:pPr>
      <w:r w:rsidRPr="002E443F">
        <w:rPr>
          <w:szCs w:val="18"/>
        </w:rPr>
        <w:t>typedef sai_</w:t>
      </w:r>
      <w:r>
        <w:rPr>
          <w:szCs w:val="18"/>
        </w:rPr>
        <w:t>status_t (*sai_get_hostif_trap</w:t>
      </w:r>
      <w:r w:rsidRPr="002E443F">
        <w:rPr>
          <w:szCs w:val="18"/>
        </w:rPr>
        <w:t>_attribute_fn )(</w:t>
      </w:r>
    </w:p>
    <w:p w14:paraId="0A50FF60" w14:textId="77777777" w:rsidR="00BB1B5E" w:rsidRPr="002E443F" w:rsidRDefault="00BB1B5E" w:rsidP="00BB1B5E">
      <w:pPr>
        <w:pStyle w:val="code"/>
        <w:rPr>
          <w:szCs w:val="18"/>
        </w:rPr>
      </w:pPr>
      <w:r>
        <w:rPr>
          <w:szCs w:val="18"/>
        </w:rPr>
        <w:t xml:space="preserve">    _I</w:t>
      </w:r>
      <w:r w:rsidRPr="002E443F">
        <w:rPr>
          <w:szCs w:val="18"/>
        </w:rPr>
        <w:t xml:space="preserve">n_ sai_hostif_trap_id_t hostif_trapid, </w:t>
      </w:r>
    </w:p>
    <w:p w14:paraId="6061BC7F" w14:textId="77777777" w:rsidR="00BB1B5E" w:rsidRPr="002E443F" w:rsidRDefault="00BB1B5E" w:rsidP="00BB1B5E">
      <w:pPr>
        <w:pStyle w:val="code"/>
        <w:rPr>
          <w:szCs w:val="18"/>
        </w:rPr>
      </w:pPr>
      <w:r w:rsidRPr="002E443F">
        <w:rPr>
          <w:szCs w:val="18"/>
        </w:rPr>
        <w:t xml:space="preserve">    _In_ </w:t>
      </w:r>
      <w:r>
        <w:rPr>
          <w:szCs w:val="18"/>
        </w:rPr>
        <w:t>u</w:t>
      </w:r>
      <w:r w:rsidRPr="002E443F">
        <w:rPr>
          <w:szCs w:val="18"/>
        </w:rPr>
        <w:t>int</w:t>
      </w:r>
      <w:r>
        <w:rPr>
          <w:szCs w:val="18"/>
        </w:rPr>
        <w:t>32_t</w:t>
      </w:r>
      <w:r w:rsidRPr="002E443F">
        <w:rPr>
          <w:szCs w:val="18"/>
        </w:rPr>
        <w:t xml:space="preserve"> attr_count,</w:t>
      </w:r>
    </w:p>
    <w:p w14:paraId="20893DF0" w14:textId="77777777" w:rsidR="00BB1B5E" w:rsidRPr="002E443F" w:rsidRDefault="00BB1B5E" w:rsidP="00BB1B5E">
      <w:pPr>
        <w:pStyle w:val="code"/>
        <w:rPr>
          <w:szCs w:val="18"/>
        </w:rPr>
      </w:pPr>
      <w:r w:rsidRPr="002E443F">
        <w:rPr>
          <w:szCs w:val="18"/>
        </w:rPr>
        <w:t xml:space="preserve">    _Inout_ </w:t>
      </w:r>
      <w:r>
        <w:t>sai_attribute_t *</w:t>
      </w:r>
      <w:r w:rsidRPr="002E443F">
        <w:rPr>
          <w:szCs w:val="18"/>
        </w:rPr>
        <w:t xml:space="preserve">attr_list </w:t>
      </w:r>
    </w:p>
    <w:p w14:paraId="4C19E5F2" w14:textId="77777777" w:rsidR="00BB1B5E" w:rsidRPr="002E443F" w:rsidRDefault="00BB1B5E" w:rsidP="00BB1B5E">
      <w:pPr>
        <w:pStyle w:val="code"/>
        <w:rPr>
          <w:szCs w:val="18"/>
        </w:rPr>
      </w:pPr>
      <w:r w:rsidRPr="002E443F">
        <w:rPr>
          <w:szCs w:val="18"/>
        </w:rPr>
        <w:t xml:space="preserve">    );</w:t>
      </w:r>
    </w:p>
    <w:p w14:paraId="189752E0" w14:textId="77777777" w:rsidR="00BB1B5E" w:rsidRDefault="00BB1B5E" w:rsidP="00A33299">
      <w:pPr>
        <w:pStyle w:val="Heading3"/>
        <w:numPr>
          <w:ilvl w:val="0"/>
          <w:numId w:val="0"/>
        </w:numPr>
        <w:ind w:left="720" w:hanging="720"/>
        <w:rPr>
          <w:lang w:bidi="he-IL"/>
        </w:rPr>
      </w:pPr>
    </w:p>
    <w:p w14:paraId="00532CAD" w14:textId="77777777" w:rsidR="00C051AF" w:rsidRDefault="00C051AF" w:rsidP="00C051AF">
      <w:pPr>
        <w:pStyle w:val="Heading3"/>
        <w:rPr>
          <w:lang w:bidi="he-IL"/>
        </w:rPr>
      </w:pPr>
      <w:r w:rsidRPr="00C051AF">
        <w:t xml:space="preserve"> </w:t>
      </w:r>
      <w:bookmarkStart w:id="75" w:name="_Toc465354522"/>
      <w:r>
        <w:t xml:space="preserve">Host interface </w:t>
      </w:r>
      <w:r>
        <w:rPr>
          <w:lang w:bidi="he-IL"/>
        </w:rPr>
        <w:t>trap group</w:t>
      </w:r>
      <w:bookmarkEnd w:id="75"/>
      <w:r>
        <w:rPr>
          <w:lang w:bidi="he-IL"/>
        </w:rPr>
        <w:t xml:space="preserve"> </w:t>
      </w:r>
    </w:p>
    <w:p w14:paraId="11E59F66" w14:textId="77777777" w:rsidR="00C051AF" w:rsidRDefault="00C051AF" w:rsidP="00C051AF">
      <w:pPr>
        <w:pStyle w:val="code"/>
      </w:pPr>
      <w:r>
        <w:t>typedef enum _sai_hostif_</w:t>
      </w:r>
      <w:r w:rsidR="00FB36EB">
        <w:t>trap_</w:t>
      </w:r>
      <w:r>
        <w:t>group_attr_t</w:t>
      </w:r>
    </w:p>
    <w:p w14:paraId="3120C886" w14:textId="77777777" w:rsidR="00C051AF" w:rsidRDefault="00C051AF" w:rsidP="00C051AF">
      <w:pPr>
        <w:pStyle w:val="code"/>
      </w:pPr>
      <w:r>
        <w:t>{</w:t>
      </w:r>
    </w:p>
    <w:p w14:paraId="51B994ED" w14:textId="77777777" w:rsidR="00EA600E" w:rsidRPr="00EA600E" w:rsidRDefault="00EA600E" w:rsidP="00EA600E">
      <w:pPr>
        <w:pStyle w:val="code"/>
      </w:pPr>
      <w:r w:rsidRPr="00EA600E">
        <w:t xml:space="preserve">    /* Admin Mode [bool] (default to TRUE) */</w:t>
      </w:r>
    </w:p>
    <w:p w14:paraId="579328C1" w14:textId="77777777" w:rsidR="00EA600E" w:rsidRPr="00EA600E" w:rsidRDefault="00EA600E" w:rsidP="00EA600E">
      <w:pPr>
        <w:pStyle w:val="code"/>
      </w:pPr>
      <w:r w:rsidRPr="00EA600E">
        <w:t xml:space="preserve">    SAI_HOSTIF_</w:t>
      </w:r>
      <w:r w:rsidR="00FB36EB">
        <w:t>TRAP_</w:t>
      </w:r>
      <w:r w:rsidRPr="00EA600E">
        <w:t>GROUP_ATTR_ADMIN_STATE,</w:t>
      </w:r>
    </w:p>
    <w:p w14:paraId="438F5A17" w14:textId="77777777" w:rsidR="00EA600E" w:rsidRPr="00EA600E" w:rsidRDefault="00EA600E" w:rsidP="00EA600E">
      <w:pPr>
        <w:pStyle w:val="code"/>
      </w:pPr>
    </w:p>
    <w:p w14:paraId="6D80065C" w14:textId="77777777" w:rsidR="007A4825" w:rsidRDefault="00EA600E" w:rsidP="00CE454C">
      <w:pPr>
        <w:pStyle w:val="code"/>
      </w:pPr>
      <w:r w:rsidRPr="00EA600E">
        <w:t xml:space="preserve">    </w:t>
      </w:r>
      <w:r>
        <w:t>/* group priori</w:t>
      </w:r>
      <w:r w:rsidRPr="00EA600E">
        <w:t>ty [uint32_t] (MANDATORY_ON_CREATE)</w:t>
      </w:r>
      <w:r w:rsidR="00763EC5">
        <w:t xml:space="preserve">. This is </w:t>
      </w:r>
      <w:r w:rsidR="00CE454C">
        <w:t>equivalent</w:t>
      </w:r>
      <w:r w:rsidR="00763EC5">
        <w:t xml:space="preserve"> </w:t>
      </w:r>
    </w:p>
    <w:p w14:paraId="6380E7BD" w14:textId="77777777" w:rsidR="00EA600E" w:rsidRPr="00EA600E" w:rsidRDefault="009E77D6" w:rsidP="009E77D6">
      <w:pPr>
        <w:pStyle w:val="code"/>
      </w:pPr>
      <w:r>
        <w:t xml:space="preserve">     * </w:t>
      </w:r>
      <w:r w:rsidR="00CE454C">
        <w:t xml:space="preserve">to </w:t>
      </w:r>
      <w:r w:rsidR="00763EC5">
        <w:t xml:space="preserve">ACL table priority </w:t>
      </w:r>
      <w:r w:rsidR="00763EC5">
        <w:rPr>
          <w:rFonts w:cs="Consolas"/>
          <w:color w:val="000000"/>
          <w:sz w:val="19"/>
          <w:szCs w:val="19"/>
          <w:highlight w:val="white"/>
          <w:lang w:bidi="he-IL"/>
        </w:rPr>
        <w:t>SAI_ACL_TABLE_ATTR_PRIORITY</w:t>
      </w:r>
      <w:r w:rsidR="00EA600E" w:rsidRPr="00EA600E">
        <w:t xml:space="preserve"> */</w:t>
      </w:r>
    </w:p>
    <w:p w14:paraId="63472249" w14:textId="77777777" w:rsidR="00EA600E" w:rsidRPr="00EA600E" w:rsidRDefault="00EA600E" w:rsidP="00EA600E">
      <w:pPr>
        <w:pStyle w:val="code"/>
      </w:pPr>
      <w:r w:rsidRPr="00EA600E">
        <w:t xml:space="preserve">    SAI_HOSTIF_</w:t>
      </w:r>
      <w:r w:rsidR="00FB36EB">
        <w:t>TRAP_</w:t>
      </w:r>
      <w:r w:rsidRPr="00EA600E">
        <w:t>GROUP_ATTR_PRIO,</w:t>
      </w:r>
    </w:p>
    <w:p w14:paraId="3AFB488D" w14:textId="77777777" w:rsidR="00EA600E" w:rsidRPr="00EA600E" w:rsidRDefault="00EA600E" w:rsidP="00EA600E">
      <w:pPr>
        <w:pStyle w:val="code"/>
      </w:pPr>
    </w:p>
    <w:p w14:paraId="551B10A1" w14:textId="77777777" w:rsidR="00EA600E" w:rsidRPr="00EA600E" w:rsidRDefault="00EA600E" w:rsidP="00EA600E">
      <w:pPr>
        <w:pStyle w:val="code"/>
      </w:pPr>
      <w:r w:rsidRPr="00EA600E">
        <w:t xml:space="preserve">    /* group egress queue [uint32_t] (MANDATORY_ON_CREATE) */</w:t>
      </w:r>
    </w:p>
    <w:p w14:paraId="0A59CE4D" w14:textId="77777777" w:rsidR="00C051AF" w:rsidRPr="00EA600E" w:rsidRDefault="00EA600E" w:rsidP="00EA600E">
      <w:pPr>
        <w:pStyle w:val="code"/>
      </w:pPr>
      <w:r w:rsidRPr="00EA600E">
        <w:t xml:space="preserve">    SAI_HOSTIF_</w:t>
      </w:r>
      <w:r w:rsidR="00FB36EB">
        <w:t>TRAP_</w:t>
      </w:r>
      <w:r w:rsidRPr="00EA600E">
        <w:t>GROUP_ATTR_QUEUE,</w:t>
      </w:r>
    </w:p>
    <w:p w14:paraId="324C2356" w14:textId="77777777" w:rsidR="00EA600E" w:rsidRDefault="00EA600E" w:rsidP="00EA600E">
      <w:pPr>
        <w:pStyle w:val="code"/>
      </w:pPr>
    </w:p>
    <w:p w14:paraId="2DF45909" w14:textId="77777777" w:rsidR="00C051AF" w:rsidRDefault="00C051AF" w:rsidP="00C051AF">
      <w:pPr>
        <w:pStyle w:val="code"/>
      </w:pPr>
      <w:r>
        <w:t xml:space="preserve">    </w:t>
      </w:r>
      <w:r w:rsidR="00147B45">
        <w:t>/* sai_object_id_t</w:t>
      </w:r>
      <w:r>
        <w:t xml:space="preserve"> [uint32_t] */</w:t>
      </w:r>
    </w:p>
    <w:p w14:paraId="120869FE" w14:textId="77777777" w:rsidR="00C051AF" w:rsidRDefault="00C051AF" w:rsidP="00C051AF">
      <w:pPr>
        <w:pStyle w:val="code"/>
      </w:pPr>
      <w:r>
        <w:t xml:space="preserve">    SAI_HOSTIF_</w:t>
      </w:r>
      <w:r w:rsidR="00FB36EB">
        <w:t>TRAP_</w:t>
      </w:r>
      <w:r>
        <w:t>GROUP_ATTR_POLICER,</w:t>
      </w:r>
    </w:p>
    <w:p w14:paraId="67D6DFD5" w14:textId="77777777" w:rsidR="00C051AF" w:rsidRDefault="00C051AF" w:rsidP="00C051AF">
      <w:pPr>
        <w:pStyle w:val="code"/>
      </w:pPr>
      <w:r>
        <w:t xml:space="preserve">    </w:t>
      </w:r>
    </w:p>
    <w:p w14:paraId="3955CED0" w14:textId="77777777" w:rsidR="00C051AF" w:rsidRDefault="00C051AF" w:rsidP="00C051AF">
      <w:pPr>
        <w:pStyle w:val="code"/>
      </w:pPr>
      <w:r>
        <w:t xml:space="preserve">    SAI_HOSTIF_</w:t>
      </w:r>
      <w:r w:rsidR="00FB36EB">
        <w:t>TRAP_</w:t>
      </w:r>
      <w:r>
        <w:t>GROUP_</w:t>
      </w:r>
      <w:r w:rsidR="00211CBE">
        <w:t>ATTR_</w:t>
      </w:r>
      <w:r>
        <w:t>CUSTOM_RANGE_BASE  = 0x10000000</w:t>
      </w:r>
    </w:p>
    <w:p w14:paraId="2BEBD2A3" w14:textId="77777777" w:rsidR="00C051AF" w:rsidRDefault="00C051AF" w:rsidP="00C051AF">
      <w:pPr>
        <w:pStyle w:val="code"/>
      </w:pPr>
      <w:r>
        <w:t>} sai_hostif_</w:t>
      </w:r>
      <w:r w:rsidR="00FB36EB">
        <w:t>trap_</w:t>
      </w:r>
      <w:r>
        <w:t>group_attr_t;</w:t>
      </w:r>
    </w:p>
    <w:p w14:paraId="10FC7F39" w14:textId="77777777" w:rsidR="00C051AF" w:rsidRDefault="00C051AF" w:rsidP="00C051AF">
      <w:pPr>
        <w:pStyle w:val="code"/>
      </w:pPr>
    </w:p>
    <w:p w14:paraId="41A9768A" w14:textId="77777777" w:rsidR="00C051AF" w:rsidRDefault="00C051AF" w:rsidP="00C051AF">
      <w:pPr>
        <w:pStyle w:val="code"/>
      </w:pPr>
      <w:r>
        <w:t>/*</w:t>
      </w:r>
    </w:p>
    <w:p w14:paraId="1D3554E4" w14:textId="77777777" w:rsidR="00C051AF" w:rsidRDefault="00C051AF" w:rsidP="00C051AF">
      <w:pPr>
        <w:pStyle w:val="code"/>
      </w:pPr>
      <w:r>
        <w:t>* Routine Description:</w:t>
      </w:r>
    </w:p>
    <w:p w14:paraId="2206709E" w14:textId="77777777" w:rsidR="00C051AF" w:rsidRDefault="00C051AF" w:rsidP="004B2C1C">
      <w:pPr>
        <w:pStyle w:val="code"/>
      </w:pPr>
      <w:r>
        <w:t xml:space="preserve">*    </w:t>
      </w:r>
      <w:r w:rsidR="004B2C1C">
        <w:t>C</w:t>
      </w:r>
      <w:r>
        <w:t>rea</w:t>
      </w:r>
      <w:r w:rsidR="004B2C1C">
        <w:t xml:space="preserve">te host interface </w:t>
      </w:r>
      <w:r w:rsidR="00FB36EB">
        <w:t xml:space="preserve">trap </w:t>
      </w:r>
      <w:r w:rsidR="004B2C1C">
        <w:t>group</w:t>
      </w:r>
    </w:p>
    <w:p w14:paraId="6C1B234E" w14:textId="77777777" w:rsidR="00C051AF" w:rsidRDefault="00C051AF" w:rsidP="00C051AF">
      <w:pPr>
        <w:pStyle w:val="code"/>
      </w:pPr>
      <w:r>
        <w:t>*</w:t>
      </w:r>
    </w:p>
    <w:p w14:paraId="6826533B" w14:textId="77777777" w:rsidR="00C051AF" w:rsidRDefault="00C051AF" w:rsidP="00C051AF">
      <w:pPr>
        <w:pStyle w:val="code"/>
      </w:pPr>
      <w:r>
        <w:t>* Arguments:</w:t>
      </w:r>
    </w:p>
    <w:p w14:paraId="2153EDDB" w14:textId="77777777" w:rsidR="00C051AF" w:rsidRDefault="00CE161B" w:rsidP="00C051AF">
      <w:pPr>
        <w:pStyle w:val="code"/>
      </w:pPr>
      <w:r>
        <w:t>*  [</w:t>
      </w:r>
      <w:r w:rsidR="00C051AF">
        <w:t xml:space="preserve">out] </w:t>
      </w:r>
      <w:r w:rsidR="00FB36EB">
        <w:t>hostif_group_id  - host interface</w:t>
      </w:r>
      <w:r w:rsidR="00C051AF">
        <w:t xml:space="preserve"> </w:t>
      </w:r>
      <w:r w:rsidR="00FB36EB">
        <w:t>trap group id</w:t>
      </w:r>
    </w:p>
    <w:p w14:paraId="2BD8A1DB" w14:textId="77777777" w:rsidR="00C051AF" w:rsidRDefault="00C051AF" w:rsidP="00C051AF">
      <w:pPr>
        <w:pStyle w:val="code"/>
      </w:pPr>
      <w:r>
        <w:t>*  [in]</w:t>
      </w:r>
      <w:r w:rsidRPr="00144C06">
        <w:t xml:space="preserve"> </w:t>
      </w:r>
      <w:r>
        <w:t>attr_count - n</w:t>
      </w:r>
      <w:r w:rsidRPr="00144C06">
        <w:t>umber of attributes</w:t>
      </w:r>
    </w:p>
    <w:p w14:paraId="30C62A59" w14:textId="77777777" w:rsidR="00C051AF" w:rsidRDefault="00C051AF" w:rsidP="00C051AF">
      <w:pPr>
        <w:pStyle w:val="code"/>
      </w:pPr>
      <w:r>
        <w:t>*  [in]</w:t>
      </w:r>
      <w:r w:rsidRPr="00144C06">
        <w:t xml:space="preserve"> </w:t>
      </w:r>
      <w:r>
        <w:t xml:space="preserve">attr_list - </w:t>
      </w:r>
      <w:r w:rsidRPr="00144C06">
        <w:t>array of attributes</w:t>
      </w:r>
    </w:p>
    <w:p w14:paraId="3D535F5D" w14:textId="77777777" w:rsidR="00C051AF" w:rsidRDefault="00C051AF" w:rsidP="00C051AF">
      <w:pPr>
        <w:pStyle w:val="code"/>
      </w:pPr>
      <w:r>
        <w:t>*</w:t>
      </w:r>
    </w:p>
    <w:p w14:paraId="427E541E" w14:textId="77777777" w:rsidR="00C051AF" w:rsidRDefault="00C051AF" w:rsidP="00C051AF">
      <w:pPr>
        <w:pStyle w:val="code"/>
      </w:pPr>
      <w:r>
        <w:t>* Return Values:</w:t>
      </w:r>
    </w:p>
    <w:p w14:paraId="036DDADE" w14:textId="77777777" w:rsidR="00C051AF" w:rsidRDefault="00C051AF" w:rsidP="00C051AF">
      <w:pPr>
        <w:pStyle w:val="code"/>
      </w:pPr>
      <w:r>
        <w:t>*    SAI_STATUS_SUCCESS on success</w:t>
      </w:r>
    </w:p>
    <w:p w14:paraId="28723391" w14:textId="77777777" w:rsidR="00C051AF" w:rsidRDefault="00C051AF" w:rsidP="00C051AF">
      <w:pPr>
        <w:pStyle w:val="code"/>
      </w:pPr>
      <w:r>
        <w:t>*    Failure status code on error</w:t>
      </w:r>
    </w:p>
    <w:p w14:paraId="40310F01" w14:textId="77777777" w:rsidR="00C051AF" w:rsidRDefault="00C051AF" w:rsidP="00C051AF">
      <w:pPr>
        <w:pStyle w:val="code"/>
      </w:pPr>
      <w:r>
        <w:t>*/</w:t>
      </w:r>
    </w:p>
    <w:p w14:paraId="35195E39" w14:textId="77777777" w:rsidR="00C051AF" w:rsidRDefault="00C051AF" w:rsidP="00C051AF">
      <w:pPr>
        <w:pStyle w:val="code"/>
      </w:pPr>
      <w:r>
        <w:t>typedef sai_status_t (*sai_create_hostif_</w:t>
      </w:r>
      <w:r w:rsidR="00FB36EB">
        <w:t>trap_</w:t>
      </w:r>
      <w:r>
        <w:t>group_fn)(</w:t>
      </w:r>
    </w:p>
    <w:p w14:paraId="294087C7" w14:textId="77777777" w:rsidR="00C051AF" w:rsidRDefault="00C051AF" w:rsidP="00916FA8">
      <w:pPr>
        <w:pStyle w:val="code"/>
      </w:pPr>
      <w:r>
        <w:t xml:space="preserve">    </w:t>
      </w:r>
      <w:r w:rsidR="00147B45">
        <w:t>_</w:t>
      </w:r>
      <w:r w:rsidR="00916FA8">
        <w:t>Out_</w:t>
      </w:r>
      <w:r w:rsidR="00147B45">
        <w:t xml:space="preserve"> sai_object</w:t>
      </w:r>
      <w:r>
        <w:t>_id_t</w:t>
      </w:r>
      <w:r w:rsidR="00147B45">
        <w:t xml:space="preserve"> </w:t>
      </w:r>
      <w:r>
        <w:t>*hostif_</w:t>
      </w:r>
      <w:r w:rsidR="00FB36EB">
        <w:t>trap_</w:t>
      </w:r>
      <w:r>
        <w:t>group_id,</w:t>
      </w:r>
    </w:p>
    <w:p w14:paraId="2BA59351" w14:textId="77777777" w:rsidR="00C051AF" w:rsidRDefault="00C051AF" w:rsidP="00C051AF">
      <w:pPr>
        <w:pStyle w:val="code"/>
      </w:pPr>
      <w:r>
        <w:t xml:space="preserve">    _In_ </w:t>
      </w:r>
      <w:r w:rsidR="00DD3731">
        <w:t>u</w:t>
      </w:r>
      <w:r>
        <w:t>int</w:t>
      </w:r>
      <w:r w:rsidR="00DD3731">
        <w:t>32_t</w:t>
      </w:r>
      <w:r>
        <w:t xml:space="preserve"> attr_count,</w:t>
      </w:r>
    </w:p>
    <w:p w14:paraId="0A1162D8" w14:textId="77777777" w:rsidR="00C051AF" w:rsidRDefault="00C051AF" w:rsidP="00C051AF">
      <w:pPr>
        <w:pStyle w:val="code"/>
      </w:pPr>
      <w:r>
        <w:t xml:space="preserve">    _In_ sai_attr</w:t>
      </w:r>
      <w:r w:rsidR="004D6B87">
        <w:t>ibute</w:t>
      </w:r>
      <w:r>
        <w:t xml:space="preserve">_t * attr_list </w:t>
      </w:r>
    </w:p>
    <w:p w14:paraId="5809B8D5" w14:textId="77777777" w:rsidR="00C051AF" w:rsidRDefault="00C051AF" w:rsidP="00147B45">
      <w:pPr>
        <w:pStyle w:val="code"/>
      </w:pPr>
      <w:r>
        <w:t xml:space="preserve">   </w:t>
      </w:r>
      <w:r w:rsidR="00147B45">
        <w:t>);</w:t>
      </w:r>
    </w:p>
    <w:p w14:paraId="08049E58" w14:textId="77777777" w:rsidR="00C051AF" w:rsidRDefault="00C051AF" w:rsidP="00C051AF">
      <w:pPr>
        <w:pStyle w:val="code"/>
      </w:pPr>
    </w:p>
    <w:p w14:paraId="343B5D14" w14:textId="77777777" w:rsidR="00C051AF" w:rsidRDefault="00C051AF" w:rsidP="00C051AF">
      <w:pPr>
        <w:pStyle w:val="code"/>
      </w:pPr>
      <w:r>
        <w:t>/*</w:t>
      </w:r>
    </w:p>
    <w:p w14:paraId="646E8A33" w14:textId="77777777" w:rsidR="00C051AF" w:rsidRDefault="00C051AF" w:rsidP="00C051AF">
      <w:pPr>
        <w:pStyle w:val="code"/>
      </w:pPr>
      <w:r>
        <w:t>* Routine Description:</w:t>
      </w:r>
    </w:p>
    <w:p w14:paraId="7FB8C0BB" w14:textId="77777777" w:rsidR="00C051AF" w:rsidRDefault="00C051AF" w:rsidP="004B2C1C">
      <w:pPr>
        <w:pStyle w:val="code"/>
      </w:pPr>
      <w:r>
        <w:t xml:space="preserve">*    </w:t>
      </w:r>
      <w:r w:rsidR="004B2C1C">
        <w:t xml:space="preserve">Remove host interface </w:t>
      </w:r>
      <w:r w:rsidR="00FB36EB">
        <w:t xml:space="preserve">trap </w:t>
      </w:r>
      <w:r w:rsidR="004B2C1C">
        <w:t>group</w:t>
      </w:r>
    </w:p>
    <w:p w14:paraId="6DC6CFF3" w14:textId="77777777" w:rsidR="00C051AF" w:rsidRDefault="00C051AF" w:rsidP="00C051AF">
      <w:pPr>
        <w:pStyle w:val="code"/>
      </w:pPr>
      <w:r>
        <w:t>*</w:t>
      </w:r>
    </w:p>
    <w:p w14:paraId="7F248D97" w14:textId="77777777" w:rsidR="00C051AF" w:rsidRDefault="00C051AF" w:rsidP="00C051AF">
      <w:pPr>
        <w:pStyle w:val="code"/>
      </w:pPr>
      <w:r>
        <w:t>* Arguments:</w:t>
      </w:r>
    </w:p>
    <w:p w14:paraId="3858E4D9" w14:textId="77777777" w:rsidR="00C051AF" w:rsidRDefault="00AF74F9" w:rsidP="00C051AF">
      <w:pPr>
        <w:pStyle w:val="code"/>
      </w:pPr>
      <w:r>
        <w:t>*  [in] hostif_</w:t>
      </w:r>
      <w:r w:rsidR="00FB36EB">
        <w:t>trap_</w:t>
      </w:r>
      <w:r>
        <w:t>group_id -</w:t>
      </w:r>
      <w:r w:rsidR="00FB36EB">
        <w:t>host interface</w:t>
      </w:r>
      <w:r w:rsidR="00C051AF">
        <w:t xml:space="preserve"> </w:t>
      </w:r>
      <w:r w:rsidR="00FB36EB">
        <w:t xml:space="preserve">trap </w:t>
      </w:r>
      <w:r w:rsidR="00C051AF">
        <w:t>group id</w:t>
      </w:r>
    </w:p>
    <w:p w14:paraId="45503093" w14:textId="77777777" w:rsidR="00C051AF" w:rsidRDefault="00C051AF" w:rsidP="00C051AF">
      <w:pPr>
        <w:pStyle w:val="code"/>
      </w:pPr>
      <w:r>
        <w:t xml:space="preserve">*  </w:t>
      </w:r>
    </w:p>
    <w:p w14:paraId="306445C7" w14:textId="77777777" w:rsidR="00C051AF" w:rsidRDefault="00C051AF" w:rsidP="00C051AF">
      <w:pPr>
        <w:pStyle w:val="code"/>
      </w:pPr>
      <w:r>
        <w:t>*</w:t>
      </w:r>
    </w:p>
    <w:p w14:paraId="11D5BCFC" w14:textId="77777777" w:rsidR="00C051AF" w:rsidRDefault="00C051AF" w:rsidP="00C051AF">
      <w:pPr>
        <w:pStyle w:val="code"/>
      </w:pPr>
      <w:r>
        <w:t>* Return Values:</w:t>
      </w:r>
    </w:p>
    <w:p w14:paraId="4FBFD348" w14:textId="77777777" w:rsidR="00C051AF" w:rsidRDefault="00C051AF" w:rsidP="00C051AF">
      <w:pPr>
        <w:pStyle w:val="code"/>
      </w:pPr>
      <w:r>
        <w:t>*    SAI_STATUS_SUCCESS on success</w:t>
      </w:r>
    </w:p>
    <w:p w14:paraId="0D1952CB" w14:textId="77777777" w:rsidR="00C051AF" w:rsidRDefault="00C051AF" w:rsidP="00C051AF">
      <w:pPr>
        <w:pStyle w:val="code"/>
      </w:pPr>
      <w:r>
        <w:t>*    Failure status code on error</w:t>
      </w:r>
    </w:p>
    <w:p w14:paraId="1F89DCDC" w14:textId="77777777" w:rsidR="00C051AF" w:rsidRDefault="00C051AF" w:rsidP="00C051AF">
      <w:pPr>
        <w:pStyle w:val="code"/>
      </w:pPr>
      <w:r>
        <w:t>*/</w:t>
      </w:r>
    </w:p>
    <w:p w14:paraId="06EAB6B9" w14:textId="77777777" w:rsidR="00C051AF" w:rsidRDefault="00C051AF" w:rsidP="00C051AF">
      <w:pPr>
        <w:pStyle w:val="code"/>
      </w:pPr>
      <w:r>
        <w:t>typedef sai_status_t (*sai_remove_hostif_</w:t>
      </w:r>
      <w:r w:rsidR="00FB36EB">
        <w:t>trap_</w:t>
      </w:r>
      <w:r>
        <w:t>group_fn)(</w:t>
      </w:r>
    </w:p>
    <w:p w14:paraId="75707FAA" w14:textId="77777777" w:rsidR="00C051AF" w:rsidRDefault="00C051AF" w:rsidP="00C051AF">
      <w:pPr>
        <w:pStyle w:val="code"/>
      </w:pPr>
      <w:r>
        <w:t xml:space="preserve">     </w:t>
      </w:r>
      <w:r w:rsidR="00DF63E4">
        <w:t>_I</w:t>
      </w:r>
      <w:r w:rsidR="00147B45">
        <w:t>n_ sai_object</w:t>
      </w:r>
      <w:r>
        <w:t>_id_t</w:t>
      </w:r>
      <w:r w:rsidRPr="00EE6E17">
        <w:t xml:space="preserve"> </w:t>
      </w:r>
      <w:r w:rsidR="00DC72C4">
        <w:t>hostif_</w:t>
      </w:r>
      <w:r w:rsidR="00FB36EB">
        <w:t>trap_</w:t>
      </w:r>
      <w:r w:rsidR="00DC72C4">
        <w:t>group_id</w:t>
      </w:r>
    </w:p>
    <w:p w14:paraId="77DEA041" w14:textId="77777777" w:rsidR="00C051AF" w:rsidRDefault="00C051AF" w:rsidP="00C051AF">
      <w:pPr>
        <w:pStyle w:val="code"/>
      </w:pPr>
      <w:r>
        <w:t xml:space="preserve">   );</w:t>
      </w:r>
    </w:p>
    <w:p w14:paraId="32B6D56D" w14:textId="77777777" w:rsidR="00C051AF" w:rsidRDefault="00C051AF" w:rsidP="00C051AF">
      <w:pPr>
        <w:pStyle w:val="code"/>
      </w:pPr>
    </w:p>
    <w:p w14:paraId="2B267B29" w14:textId="77777777" w:rsidR="00C051AF" w:rsidRDefault="00C051AF" w:rsidP="00C051AF">
      <w:pPr>
        <w:pStyle w:val="code"/>
      </w:pPr>
      <w:r>
        <w:t>/*</w:t>
      </w:r>
    </w:p>
    <w:p w14:paraId="7E4F8F16" w14:textId="77777777" w:rsidR="00C051AF" w:rsidRDefault="00C051AF" w:rsidP="00C051AF">
      <w:pPr>
        <w:pStyle w:val="code"/>
      </w:pPr>
      <w:r>
        <w:t>* Routine Description:</w:t>
      </w:r>
    </w:p>
    <w:p w14:paraId="4D312BDD" w14:textId="77777777" w:rsidR="00C051AF" w:rsidRDefault="00C051AF" w:rsidP="00C051AF">
      <w:pPr>
        <w:pStyle w:val="code"/>
      </w:pPr>
      <w:r>
        <w:t xml:space="preserve">*   Set host interface </w:t>
      </w:r>
      <w:r w:rsidR="00FB36EB">
        <w:t xml:space="preserve">trap </w:t>
      </w:r>
      <w:r>
        <w:t>group attribute value.</w:t>
      </w:r>
    </w:p>
    <w:p w14:paraId="726C9446" w14:textId="77777777" w:rsidR="00C051AF" w:rsidRDefault="00C051AF" w:rsidP="00C051AF">
      <w:pPr>
        <w:pStyle w:val="code"/>
      </w:pPr>
      <w:r>
        <w:t>*</w:t>
      </w:r>
    </w:p>
    <w:p w14:paraId="4A813D36" w14:textId="77777777" w:rsidR="00C051AF" w:rsidRDefault="00C051AF" w:rsidP="00C051AF">
      <w:pPr>
        <w:pStyle w:val="code"/>
      </w:pPr>
      <w:r>
        <w:t>* Arguments:</w:t>
      </w:r>
    </w:p>
    <w:p w14:paraId="5B161D27" w14:textId="77777777" w:rsidR="00C051AF" w:rsidRDefault="00C051AF" w:rsidP="00147B45">
      <w:pPr>
        <w:pStyle w:val="code"/>
      </w:pPr>
      <w:r>
        <w:t>*    [in] hostif_</w:t>
      </w:r>
      <w:r w:rsidR="00FB36EB">
        <w:t>trap_</w:t>
      </w:r>
      <w:r>
        <w:t>grou</w:t>
      </w:r>
      <w:r w:rsidR="00FB36EB">
        <w:t>p_id - host interface trap</w:t>
      </w:r>
      <w:r w:rsidR="00147B45">
        <w:t xml:space="preserve"> group id  </w:t>
      </w:r>
    </w:p>
    <w:p w14:paraId="7A694784" w14:textId="77777777" w:rsidR="00C051AF" w:rsidRDefault="00C051AF" w:rsidP="00C051AF">
      <w:pPr>
        <w:pStyle w:val="code"/>
      </w:pPr>
      <w:r>
        <w:t>*    [in]</w:t>
      </w:r>
      <w:r w:rsidRPr="00144C06">
        <w:t xml:space="preserve"> </w:t>
      </w:r>
      <w:r w:rsidR="00AF74F9">
        <w:t>attr</w:t>
      </w:r>
      <w:r w:rsidR="00147B45">
        <w:t xml:space="preserve"> - attribute</w:t>
      </w:r>
    </w:p>
    <w:p w14:paraId="33E997CD" w14:textId="77777777" w:rsidR="00C051AF" w:rsidRDefault="00C051AF" w:rsidP="00C051AF">
      <w:pPr>
        <w:pStyle w:val="code"/>
      </w:pPr>
      <w:r>
        <w:t>*</w:t>
      </w:r>
    </w:p>
    <w:p w14:paraId="23716F43" w14:textId="77777777" w:rsidR="00C051AF" w:rsidRDefault="00C051AF" w:rsidP="00C051AF">
      <w:pPr>
        <w:pStyle w:val="code"/>
      </w:pPr>
      <w:r>
        <w:t>* Return Values:</w:t>
      </w:r>
    </w:p>
    <w:p w14:paraId="51C6245F" w14:textId="77777777" w:rsidR="00C051AF" w:rsidRDefault="00C051AF" w:rsidP="00C051AF">
      <w:pPr>
        <w:pStyle w:val="code"/>
      </w:pPr>
      <w:r>
        <w:t>*    SAI_STATUS_SUCCESS on success</w:t>
      </w:r>
    </w:p>
    <w:p w14:paraId="396E31D8" w14:textId="77777777" w:rsidR="00C051AF" w:rsidRDefault="00C051AF" w:rsidP="00C051AF">
      <w:pPr>
        <w:pStyle w:val="code"/>
      </w:pPr>
      <w:r>
        <w:t>*    Failure status code on error</w:t>
      </w:r>
    </w:p>
    <w:p w14:paraId="537B036F" w14:textId="77777777" w:rsidR="00C051AF" w:rsidRDefault="00C051AF" w:rsidP="00C051AF">
      <w:pPr>
        <w:pStyle w:val="code"/>
      </w:pPr>
      <w:r>
        <w:t>*/</w:t>
      </w:r>
    </w:p>
    <w:p w14:paraId="313F9C9B" w14:textId="77777777" w:rsidR="00C051AF" w:rsidRDefault="00C051AF" w:rsidP="00C051AF">
      <w:pPr>
        <w:pStyle w:val="code"/>
      </w:pPr>
      <w:r>
        <w:t>typedef sai_status_t (*</w:t>
      </w:r>
      <w:r w:rsidRPr="000409F3">
        <w:t>sai_set_</w:t>
      </w:r>
      <w:r>
        <w:t>hostif_</w:t>
      </w:r>
      <w:r w:rsidR="00FB36EB">
        <w:t>trap_</w:t>
      </w:r>
      <w:r>
        <w:t>group_</w:t>
      </w:r>
      <w:r w:rsidRPr="000409F3">
        <w:t xml:space="preserve">attribute_fn </w:t>
      </w:r>
      <w:r>
        <w:t>)</w:t>
      </w:r>
    </w:p>
    <w:p w14:paraId="7067B3A2" w14:textId="77777777" w:rsidR="00C051AF" w:rsidRDefault="00C051AF" w:rsidP="00C051AF">
      <w:pPr>
        <w:pStyle w:val="code"/>
      </w:pPr>
      <w:r>
        <w:t xml:space="preserve">    (</w:t>
      </w:r>
    </w:p>
    <w:p w14:paraId="55633913" w14:textId="77777777" w:rsidR="00C051AF" w:rsidRDefault="00C051AF" w:rsidP="00147B45">
      <w:pPr>
        <w:pStyle w:val="code"/>
      </w:pPr>
      <w:r>
        <w:t xml:space="preserve">    </w:t>
      </w:r>
      <w:r>
        <w:tab/>
      </w:r>
      <w:r>
        <w:tab/>
      </w:r>
      <w:r w:rsidR="008B6BDA">
        <w:t>_I</w:t>
      </w:r>
      <w:r w:rsidR="00147B45">
        <w:t>n_ sai_object_id</w:t>
      </w:r>
      <w:r>
        <w:t>_t</w:t>
      </w:r>
      <w:r w:rsidRPr="00EE6E17">
        <w:t xml:space="preserve"> </w:t>
      </w:r>
      <w:r>
        <w:t>hostif_</w:t>
      </w:r>
      <w:r w:rsidR="00FB36EB">
        <w:t>trap_</w:t>
      </w:r>
      <w:r>
        <w:t xml:space="preserve">group_id, </w:t>
      </w:r>
    </w:p>
    <w:p w14:paraId="5A91650B" w14:textId="77777777" w:rsidR="00C051AF" w:rsidRDefault="00C051AF" w:rsidP="004D6B87">
      <w:pPr>
        <w:pStyle w:val="code"/>
      </w:pPr>
      <w:r>
        <w:t xml:space="preserve">   </w:t>
      </w:r>
      <w:r>
        <w:tab/>
      </w:r>
      <w:r>
        <w:tab/>
      </w:r>
      <w:r w:rsidR="00147B45">
        <w:t xml:space="preserve">_In_ </w:t>
      </w:r>
      <w:r w:rsidR="004D6B87">
        <w:t>sai_attribute_t *attr</w:t>
      </w:r>
      <w:r>
        <w:t xml:space="preserve"> </w:t>
      </w:r>
    </w:p>
    <w:p w14:paraId="16DE3A5B" w14:textId="77777777" w:rsidR="00C051AF" w:rsidRDefault="00C051AF" w:rsidP="00C051AF">
      <w:pPr>
        <w:pStyle w:val="code"/>
      </w:pPr>
      <w:r>
        <w:t xml:space="preserve">    );</w:t>
      </w:r>
    </w:p>
    <w:p w14:paraId="667162FD" w14:textId="77777777" w:rsidR="00C051AF" w:rsidRDefault="00C051AF" w:rsidP="00C051AF">
      <w:pPr>
        <w:pStyle w:val="code"/>
      </w:pPr>
    </w:p>
    <w:p w14:paraId="26EF6B03" w14:textId="77777777" w:rsidR="00C051AF" w:rsidRDefault="00C051AF" w:rsidP="00C051AF">
      <w:pPr>
        <w:pStyle w:val="code"/>
      </w:pPr>
      <w:r>
        <w:t>/*</w:t>
      </w:r>
    </w:p>
    <w:p w14:paraId="49E92988" w14:textId="77777777" w:rsidR="00C051AF" w:rsidRDefault="00C051AF" w:rsidP="00C051AF">
      <w:pPr>
        <w:pStyle w:val="code"/>
      </w:pPr>
      <w:r>
        <w:t>* Routine Description:</w:t>
      </w:r>
    </w:p>
    <w:p w14:paraId="10EB1F46" w14:textId="77777777" w:rsidR="00C051AF" w:rsidRDefault="00C051AF" w:rsidP="00C051AF">
      <w:pPr>
        <w:pStyle w:val="code"/>
      </w:pPr>
      <w:r>
        <w:t xml:space="preserve">*   get host interface </w:t>
      </w:r>
      <w:r w:rsidR="00FB36EB">
        <w:t xml:space="preserve">trap </w:t>
      </w:r>
      <w:r>
        <w:t>group attribute value.</w:t>
      </w:r>
    </w:p>
    <w:p w14:paraId="271B843E" w14:textId="77777777" w:rsidR="00C051AF" w:rsidRDefault="00C051AF" w:rsidP="00C051AF">
      <w:pPr>
        <w:pStyle w:val="code"/>
      </w:pPr>
      <w:r>
        <w:t>*</w:t>
      </w:r>
    </w:p>
    <w:p w14:paraId="65AD00C2" w14:textId="77777777" w:rsidR="00C051AF" w:rsidRDefault="00C051AF" w:rsidP="00C051AF">
      <w:pPr>
        <w:pStyle w:val="code"/>
      </w:pPr>
      <w:r>
        <w:t>* Arguments:</w:t>
      </w:r>
    </w:p>
    <w:p w14:paraId="39030232" w14:textId="77777777" w:rsidR="00C051AF" w:rsidRDefault="00C051AF" w:rsidP="00C051AF">
      <w:pPr>
        <w:pStyle w:val="code"/>
      </w:pPr>
      <w:r>
        <w:t>*    [in]</w:t>
      </w:r>
      <w:r w:rsidR="00FB36EB">
        <w:t xml:space="preserve"> hostif_trap_group_id - host interface</w:t>
      </w:r>
      <w:r>
        <w:t xml:space="preserve"> </w:t>
      </w:r>
      <w:r w:rsidR="00FB36EB">
        <w:t xml:space="preserve">trap </w:t>
      </w:r>
      <w:r>
        <w:t xml:space="preserve">group id  </w:t>
      </w:r>
    </w:p>
    <w:p w14:paraId="43780B56" w14:textId="77777777" w:rsidR="00C051AF" w:rsidRDefault="00C051AF" w:rsidP="00C051AF">
      <w:pPr>
        <w:pStyle w:val="code"/>
      </w:pPr>
      <w:r>
        <w:t>*    [in]</w:t>
      </w:r>
      <w:r w:rsidRPr="00144C06">
        <w:t xml:space="preserve"> </w:t>
      </w:r>
      <w:r>
        <w:t>attr_count - n</w:t>
      </w:r>
      <w:r w:rsidRPr="00144C06">
        <w:t>umber of attributes</w:t>
      </w:r>
    </w:p>
    <w:p w14:paraId="6F57AD8B" w14:textId="77777777" w:rsidR="00C051AF" w:rsidRDefault="00C051AF" w:rsidP="00C051AF">
      <w:pPr>
        <w:pStyle w:val="code"/>
      </w:pPr>
      <w:r>
        <w:t>*    [in,out]</w:t>
      </w:r>
      <w:r w:rsidRPr="00144C06">
        <w:t xml:space="preserve"> </w:t>
      </w:r>
      <w:r>
        <w:t xml:space="preserve">attr_list - </w:t>
      </w:r>
      <w:r w:rsidRPr="00144C06">
        <w:t>array of attributes</w:t>
      </w:r>
    </w:p>
    <w:p w14:paraId="11A99C65" w14:textId="77777777" w:rsidR="00C051AF" w:rsidRDefault="00C051AF" w:rsidP="00C051AF">
      <w:pPr>
        <w:pStyle w:val="code"/>
      </w:pPr>
      <w:r>
        <w:t>*</w:t>
      </w:r>
    </w:p>
    <w:p w14:paraId="32E17B93" w14:textId="77777777" w:rsidR="00C051AF" w:rsidRDefault="00C051AF" w:rsidP="00C051AF">
      <w:pPr>
        <w:pStyle w:val="code"/>
      </w:pPr>
      <w:r>
        <w:t>*</w:t>
      </w:r>
    </w:p>
    <w:p w14:paraId="0F4E88AD" w14:textId="77777777" w:rsidR="00C051AF" w:rsidRDefault="00C051AF" w:rsidP="00C051AF">
      <w:pPr>
        <w:pStyle w:val="code"/>
      </w:pPr>
      <w:r>
        <w:t>* Return Values:</w:t>
      </w:r>
    </w:p>
    <w:p w14:paraId="52DE1942" w14:textId="77777777" w:rsidR="00C051AF" w:rsidRDefault="00C051AF" w:rsidP="00C051AF">
      <w:pPr>
        <w:pStyle w:val="code"/>
      </w:pPr>
      <w:r>
        <w:t>*    SAI_STATUS_SUCCESS on success</w:t>
      </w:r>
    </w:p>
    <w:p w14:paraId="2D7BCC99" w14:textId="77777777" w:rsidR="00C051AF" w:rsidRDefault="00C051AF" w:rsidP="00C051AF">
      <w:pPr>
        <w:pStyle w:val="code"/>
      </w:pPr>
      <w:r>
        <w:t>*    Failure status code on error</w:t>
      </w:r>
    </w:p>
    <w:p w14:paraId="0164D856" w14:textId="77777777" w:rsidR="00C051AF" w:rsidRDefault="00C051AF" w:rsidP="00C051AF">
      <w:pPr>
        <w:pStyle w:val="code"/>
      </w:pPr>
      <w:r>
        <w:t>*/</w:t>
      </w:r>
    </w:p>
    <w:p w14:paraId="14CC0B0D" w14:textId="77777777" w:rsidR="00C051AF" w:rsidRDefault="00C051AF" w:rsidP="00C051AF">
      <w:pPr>
        <w:pStyle w:val="code"/>
      </w:pPr>
      <w:r>
        <w:t>typedef sai_status_t (*sai_get</w:t>
      </w:r>
      <w:r w:rsidRPr="000409F3">
        <w:t>_</w:t>
      </w:r>
      <w:r>
        <w:t>hostif_</w:t>
      </w:r>
      <w:r w:rsidR="00FB36EB">
        <w:t>trap_</w:t>
      </w:r>
      <w:r>
        <w:t>group_</w:t>
      </w:r>
      <w:r w:rsidRPr="000409F3">
        <w:t xml:space="preserve">attribute_fn </w:t>
      </w:r>
      <w:r>
        <w:t>)(</w:t>
      </w:r>
    </w:p>
    <w:p w14:paraId="72D0A0DA" w14:textId="77777777" w:rsidR="00C051AF" w:rsidRDefault="00C051AF" w:rsidP="00C051AF">
      <w:pPr>
        <w:pStyle w:val="code"/>
      </w:pPr>
      <w:r>
        <w:t xml:space="preserve">    </w:t>
      </w:r>
      <w:r w:rsidR="008B6BDA">
        <w:t>_I</w:t>
      </w:r>
      <w:r w:rsidR="00147B45">
        <w:t>n_ sai_object</w:t>
      </w:r>
      <w:r>
        <w:t>_id_t</w:t>
      </w:r>
      <w:r w:rsidRPr="00EE6E17">
        <w:t xml:space="preserve"> </w:t>
      </w:r>
      <w:r>
        <w:t>hostif_</w:t>
      </w:r>
      <w:r w:rsidR="00FB36EB">
        <w:t>trap_</w:t>
      </w:r>
      <w:r>
        <w:t xml:space="preserve">group_id, </w:t>
      </w:r>
    </w:p>
    <w:p w14:paraId="48B7BA34" w14:textId="77777777" w:rsidR="00C051AF" w:rsidRDefault="00C051AF" w:rsidP="00C051AF">
      <w:pPr>
        <w:pStyle w:val="code"/>
      </w:pPr>
      <w:r>
        <w:t xml:space="preserve">    _In_ </w:t>
      </w:r>
      <w:r w:rsidR="008C1A77">
        <w:t>u</w:t>
      </w:r>
      <w:r>
        <w:t>int</w:t>
      </w:r>
      <w:r w:rsidR="008C1A77">
        <w:t>32_t</w:t>
      </w:r>
      <w:r>
        <w:t xml:space="preserve"> attr_count,</w:t>
      </w:r>
    </w:p>
    <w:p w14:paraId="4B6F2772" w14:textId="77777777" w:rsidR="00C051AF" w:rsidRDefault="004D6B87" w:rsidP="00C051AF">
      <w:pPr>
        <w:pStyle w:val="code"/>
      </w:pPr>
      <w:r>
        <w:t xml:space="preserve">    _Inout_ sai_attribute_t *</w:t>
      </w:r>
      <w:r w:rsidR="00C051AF">
        <w:t xml:space="preserve">attr_list </w:t>
      </w:r>
    </w:p>
    <w:p w14:paraId="02490FFE" w14:textId="77777777" w:rsidR="00C051AF" w:rsidRDefault="00C051AF" w:rsidP="00C051AF">
      <w:pPr>
        <w:pStyle w:val="code"/>
      </w:pPr>
      <w:r>
        <w:t xml:space="preserve">    );</w:t>
      </w:r>
    </w:p>
    <w:p w14:paraId="47F73301" w14:textId="77777777" w:rsidR="009172DD" w:rsidRDefault="009172DD" w:rsidP="00C051AF">
      <w:pPr>
        <w:pStyle w:val="code"/>
      </w:pPr>
    </w:p>
    <w:p w14:paraId="716C7BE3" w14:textId="77777777" w:rsidR="009172DD" w:rsidRDefault="009172DD" w:rsidP="009172DD">
      <w:pPr>
        <w:pStyle w:val="Heading3"/>
        <w:numPr>
          <w:ilvl w:val="0"/>
          <w:numId w:val="0"/>
        </w:numPr>
        <w:rPr>
          <w:lang w:bidi="he-IL"/>
        </w:rPr>
      </w:pPr>
    </w:p>
    <w:p w14:paraId="69D9B217" w14:textId="77777777" w:rsidR="002E443F" w:rsidRDefault="002E443F" w:rsidP="002E443F">
      <w:pPr>
        <w:pStyle w:val="Heading3"/>
        <w:rPr>
          <w:lang w:bidi="he-IL"/>
        </w:rPr>
      </w:pPr>
      <w:bookmarkStart w:id="76" w:name="_Toc465354523"/>
      <w:r>
        <w:t xml:space="preserve">Host interface </w:t>
      </w:r>
      <w:r>
        <w:rPr>
          <w:lang w:bidi="he-IL"/>
        </w:rPr>
        <w:t>packet send and receive</w:t>
      </w:r>
      <w:bookmarkEnd w:id="76"/>
    </w:p>
    <w:p w14:paraId="5F921BA8" w14:textId="77777777" w:rsidR="008C3C58" w:rsidRDefault="008C3C58" w:rsidP="008C3C58">
      <w:pPr>
        <w:pStyle w:val="code"/>
      </w:pPr>
      <w:r>
        <w:t>typedef enum _sai_tx_type</w:t>
      </w:r>
    </w:p>
    <w:p w14:paraId="033BED2D" w14:textId="77777777" w:rsidR="008C3C58" w:rsidRPr="00B21172" w:rsidRDefault="008C3C58" w:rsidP="008C3C58">
      <w:pPr>
        <w:pStyle w:val="code"/>
      </w:pPr>
      <w:r>
        <w:t>{</w:t>
      </w:r>
    </w:p>
    <w:p w14:paraId="2D069577" w14:textId="77777777" w:rsidR="008C3C58" w:rsidRDefault="00BE240F" w:rsidP="008C3C58">
      <w:pPr>
        <w:pStyle w:val="code"/>
        <w:rPr>
          <w:rFonts w:ascii="Calibri" w:hAnsi="Calibri" w:cs="Calibri"/>
          <w:lang w:val="en"/>
        </w:rPr>
      </w:pPr>
      <w:r>
        <w:rPr>
          <w:rFonts w:ascii="Calibri" w:hAnsi="Calibri" w:cs="Calibri"/>
          <w:lang w:val="en"/>
        </w:rPr>
        <w:t xml:space="preserve">                 SAI_TX_TYPE_</w:t>
      </w:r>
      <w:r w:rsidR="008C3C58">
        <w:rPr>
          <w:rFonts w:ascii="Calibri" w:hAnsi="Calibri" w:cs="Calibri"/>
          <w:lang w:val="en"/>
        </w:rPr>
        <w:t>PIPELINE_LOOKUP,</w:t>
      </w:r>
    </w:p>
    <w:p w14:paraId="70A0BFF6" w14:textId="77777777" w:rsidR="00CE29C3" w:rsidRPr="00B21172" w:rsidRDefault="00CE29C3" w:rsidP="008C3C58">
      <w:pPr>
        <w:pStyle w:val="code"/>
      </w:pPr>
    </w:p>
    <w:p w14:paraId="61F12704" w14:textId="77777777" w:rsidR="008C3C58" w:rsidRDefault="008C3C58" w:rsidP="008C3C58">
      <w:pPr>
        <w:pStyle w:val="code"/>
        <w:rPr>
          <w:rFonts w:ascii="Calibri" w:hAnsi="Calibri" w:cs="Calibri"/>
          <w:lang w:val="en"/>
        </w:rPr>
      </w:pPr>
      <w:r>
        <w:rPr>
          <w:rFonts w:ascii="Calibri" w:hAnsi="Calibri" w:cs="Calibri"/>
          <w:lang w:val="en"/>
        </w:rPr>
        <w:t xml:space="preserve">                 SAI_TX_TYPE_PIPELINE_BYPASS,</w:t>
      </w:r>
    </w:p>
    <w:p w14:paraId="7B72BEF5" w14:textId="77777777" w:rsidR="00CE29C3" w:rsidRDefault="00CE29C3" w:rsidP="008C3C58">
      <w:pPr>
        <w:pStyle w:val="code"/>
        <w:rPr>
          <w:rFonts w:ascii="Calibri" w:hAnsi="Calibri" w:cs="Calibri"/>
          <w:lang w:val="en"/>
        </w:rPr>
      </w:pPr>
    </w:p>
    <w:p w14:paraId="7C14BC87" w14:textId="77777777" w:rsidR="008C3C58" w:rsidRPr="006915D1" w:rsidRDefault="00BE240F" w:rsidP="008C3C58">
      <w:pPr>
        <w:pStyle w:val="code"/>
      </w:pPr>
      <w:r>
        <w:t xml:space="preserve">       SAI_</w:t>
      </w:r>
      <w:r w:rsidR="008C3C58">
        <w:rPr>
          <w:rFonts w:ascii="Calibri" w:hAnsi="Calibri" w:cs="Calibri"/>
          <w:lang w:val="en"/>
        </w:rPr>
        <w:t>TX_TYPE</w:t>
      </w:r>
      <w:r w:rsidR="008C3C58">
        <w:t>_CUSTOM_RANGE_BASE  = 0x10000000</w:t>
      </w:r>
    </w:p>
    <w:p w14:paraId="42918D3D" w14:textId="77777777" w:rsidR="008C3C58" w:rsidRDefault="008C3C58" w:rsidP="008C3C58">
      <w:pPr>
        <w:pStyle w:val="code"/>
      </w:pPr>
    </w:p>
    <w:p w14:paraId="64E44349" w14:textId="77777777" w:rsidR="008C3C58" w:rsidRDefault="008C3C58" w:rsidP="008C3C58">
      <w:pPr>
        <w:pStyle w:val="code"/>
      </w:pPr>
      <w:r>
        <w:t>}</w:t>
      </w:r>
      <w:r w:rsidRPr="00884A9E">
        <w:t xml:space="preserve"> </w:t>
      </w:r>
      <w:r>
        <w:t>sai_tx_type_t</w:t>
      </w:r>
      <w:r w:rsidR="00C52049">
        <w:t>;</w:t>
      </w:r>
    </w:p>
    <w:p w14:paraId="23F63777" w14:textId="77777777" w:rsidR="008C3C58" w:rsidRDefault="008C3C58" w:rsidP="008C3C58">
      <w:pPr>
        <w:pStyle w:val="code"/>
      </w:pPr>
    </w:p>
    <w:p w14:paraId="37BA91F2" w14:textId="77777777" w:rsidR="008C3C58" w:rsidRDefault="008C3C58" w:rsidP="008C3C58">
      <w:pPr>
        <w:pStyle w:val="code"/>
      </w:pPr>
      <w:r>
        <w:t>typedef enum _sai_packet_attr</w:t>
      </w:r>
    </w:p>
    <w:p w14:paraId="0B7DAFDB" w14:textId="77777777" w:rsidR="008C3C58" w:rsidRDefault="008C3C58" w:rsidP="008C3C58">
      <w:pPr>
        <w:pStyle w:val="code"/>
      </w:pPr>
      <w:r>
        <w:t>{</w:t>
      </w:r>
    </w:p>
    <w:p w14:paraId="6FD02E36" w14:textId="77777777" w:rsidR="009E1359" w:rsidRDefault="008C3C58" w:rsidP="008C3C58">
      <w:pPr>
        <w:pStyle w:val="code"/>
      </w:pPr>
      <w:r>
        <w:t xml:space="preserve">    </w:t>
      </w:r>
      <w:r>
        <w:tab/>
      </w:r>
      <w:r w:rsidR="009E1359">
        <w:t>/* Trap ID [sai_hostif_trap_id_t] */</w:t>
      </w:r>
    </w:p>
    <w:p w14:paraId="2089BCAA" w14:textId="77777777" w:rsidR="008C3C58" w:rsidRDefault="009E1359" w:rsidP="008C3C58">
      <w:pPr>
        <w:pStyle w:val="code"/>
      </w:pPr>
      <w:r>
        <w:t xml:space="preserve">       </w:t>
      </w:r>
      <w:r w:rsidR="008C3C58">
        <w:t>SAI_PACKET_TRAP_ID,</w:t>
      </w:r>
    </w:p>
    <w:p w14:paraId="5F1780BA" w14:textId="77777777" w:rsidR="008C3C58" w:rsidRDefault="008C3C58" w:rsidP="008C3C58">
      <w:pPr>
        <w:pStyle w:val="code"/>
      </w:pPr>
    </w:p>
    <w:p w14:paraId="23B2378A" w14:textId="77777777" w:rsidR="00477669" w:rsidRDefault="00477669" w:rsidP="008C3C58">
      <w:pPr>
        <w:pStyle w:val="code"/>
      </w:pPr>
      <w:r>
        <w:t xml:space="preserve">       /* Ingress port </w:t>
      </w:r>
      <w:r w:rsidR="00A12A9F">
        <w:t xml:space="preserve">[sai_object_id_t] </w:t>
      </w:r>
      <w:r>
        <w:t>*/</w:t>
      </w:r>
    </w:p>
    <w:p w14:paraId="0709660E" w14:textId="77777777" w:rsidR="008C3C58" w:rsidRDefault="008C3C58" w:rsidP="008C3C58">
      <w:pPr>
        <w:pStyle w:val="code"/>
      </w:pPr>
      <w:r>
        <w:t xml:space="preserve">    </w:t>
      </w:r>
      <w:r>
        <w:tab/>
        <w:t>SAI_PACKET_INGRESS_PORT,</w:t>
      </w:r>
    </w:p>
    <w:p w14:paraId="0E9CCE0D" w14:textId="77777777" w:rsidR="008C3C58" w:rsidRDefault="008C3C58" w:rsidP="008C3C58">
      <w:pPr>
        <w:pStyle w:val="code"/>
      </w:pPr>
    </w:p>
    <w:p w14:paraId="30998D95" w14:textId="77777777" w:rsidR="00A12A9F" w:rsidRDefault="00A12A9F" w:rsidP="008C3C58">
      <w:pPr>
        <w:pStyle w:val="code"/>
      </w:pPr>
      <w:r>
        <w:t xml:space="preserve">       /* Ingress LAG [sai_object_id_t] */</w:t>
      </w:r>
    </w:p>
    <w:p w14:paraId="0DD96433" w14:textId="77777777" w:rsidR="008C3C58" w:rsidRDefault="008C3C58" w:rsidP="008C3C58">
      <w:pPr>
        <w:pStyle w:val="code"/>
        <w:ind w:firstLine="720"/>
      </w:pPr>
      <w:r>
        <w:t>SAI_PACKET_INGRESS_LAG,</w:t>
      </w:r>
    </w:p>
    <w:p w14:paraId="67E5AE8C" w14:textId="77777777" w:rsidR="008C3C58" w:rsidRDefault="008C3C58" w:rsidP="008C3C58">
      <w:pPr>
        <w:pStyle w:val="code"/>
        <w:ind w:firstLine="720"/>
      </w:pPr>
    </w:p>
    <w:p w14:paraId="71662FA3" w14:textId="77777777" w:rsidR="00BB2788" w:rsidRDefault="008C3C58" w:rsidP="00A12A9F">
      <w:pPr>
        <w:pStyle w:val="code"/>
      </w:pPr>
      <w:r>
        <w:t xml:space="preserve">     </w:t>
      </w:r>
      <w:r w:rsidR="003C4B3E">
        <w:t xml:space="preserve"> </w:t>
      </w:r>
      <w:r>
        <w:t xml:space="preserve"> </w:t>
      </w:r>
      <w:r w:rsidR="00A12A9F">
        <w:t>/* Egress port [sai_object_id_t]</w:t>
      </w:r>
      <w:r w:rsidR="005E68CF">
        <w:t xml:space="preserve">. </w:t>
      </w:r>
    </w:p>
    <w:p w14:paraId="783E66F0" w14:textId="77777777" w:rsidR="00A12A9F" w:rsidRDefault="00BB2788" w:rsidP="00A12A9F">
      <w:pPr>
        <w:pStyle w:val="code"/>
      </w:pPr>
      <w:r>
        <w:t xml:space="preserve">        * </w:t>
      </w:r>
      <w:r w:rsidR="005E68CF">
        <w:t>Either Port</w:t>
      </w:r>
      <w:r>
        <w:t>,</w:t>
      </w:r>
      <w:r w:rsidR="005E68CF">
        <w:t xml:space="preserve"> or LAG</w:t>
      </w:r>
      <w:r>
        <w:t>,</w:t>
      </w:r>
      <w:r w:rsidR="005E68CF">
        <w:t xml:space="preserve"> or both </w:t>
      </w:r>
      <w:r>
        <w:t>attributes, should be provided on TX</w:t>
      </w:r>
      <w:r w:rsidR="00A12A9F">
        <w:t xml:space="preserve"> */</w:t>
      </w:r>
    </w:p>
    <w:p w14:paraId="0D000698" w14:textId="77777777" w:rsidR="008C3C58" w:rsidRDefault="00A12A9F" w:rsidP="00A12A9F">
      <w:pPr>
        <w:pStyle w:val="code"/>
      </w:pPr>
      <w:r>
        <w:t xml:space="preserve">    </w:t>
      </w:r>
      <w:r>
        <w:tab/>
      </w:r>
      <w:r w:rsidR="003C4B3E">
        <w:t>SAI_PACKET_EGRESS_PORT,</w:t>
      </w:r>
    </w:p>
    <w:p w14:paraId="55099D01" w14:textId="77777777" w:rsidR="003C4B3E" w:rsidRDefault="003C4B3E" w:rsidP="003C4B3E">
      <w:pPr>
        <w:pStyle w:val="code"/>
      </w:pPr>
    </w:p>
    <w:p w14:paraId="6CD91A82" w14:textId="77777777" w:rsidR="00A12A9F" w:rsidRDefault="00A12A9F" w:rsidP="00A12A9F">
      <w:pPr>
        <w:pStyle w:val="code"/>
      </w:pPr>
      <w:r>
        <w:t xml:space="preserve">       /* Egress LAG [sai_object_id_t] */</w:t>
      </w:r>
    </w:p>
    <w:p w14:paraId="5FDAE3B0" w14:textId="77777777" w:rsidR="003C4B3E" w:rsidRDefault="003C4B3E" w:rsidP="003C4B3E">
      <w:pPr>
        <w:pStyle w:val="code"/>
        <w:ind w:firstLine="720"/>
      </w:pPr>
      <w:r>
        <w:t>SAI_PACKET_EGRESS_LAG,</w:t>
      </w:r>
    </w:p>
    <w:p w14:paraId="6B5DB785" w14:textId="77777777" w:rsidR="003C4B3E" w:rsidRDefault="003C4B3E" w:rsidP="003C4B3E">
      <w:pPr>
        <w:pStyle w:val="code"/>
        <w:ind w:firstLine="720"/>
      </w:pPr>
    </w:p>
    <w:p w14:paraId="05564854" w14:textId="77777777" w:rsidR="00A12A9F" w:rsidRDefault="00A12A9F" w:rsidP="003C4B3E">
      <w:pPr>
        <w:pStyle w:val="code"/>
      </w:pPr>
      <w:r>
        <w:tab/>
        <w:t>/* Egress Queue [sai_object_id_t]</w:t>
      </w:r>
      <w:r w:rsidR="002E2318">
        <w:t>. Optional</w:t>
      </w:r>
      <w:r>
        <w:t xml:space="preserve"> */</w:t>
      </w:r>
    </w:p>
    <w:p w14:paraId="5A217E47" w14:textId="77777777" w:rsidR="0060195C" w:rsidRDefault="001D1762" w:rsidP="0060195C">
      <w:pPr>
        <w:pStyle w:val="code"/>
      </w:pPr>
      <w:r>
        <w:t xml:space="preserve">       SAI_PACKET_EGRESS_QUEUE</w:t>
      </w:r>
      <w:r w:rsidR="0060195C">
        <w:t>,</w:t>
      </w:r>
    </w:p>
    <w:p w14:paraId="51F659BC" w14:textId="77777777" w:rsidR="0060195C" w:rsidRDefault="0060195C" w:rsidP="003C4B3E">
      <w:pPr>
        <w:pStyle w:val="code"/>
      </w:pPr>
    </w:p>
    <w:p w14:paraId="72DD695F" w14:textId="77777777" w:rsidR="008C3C58" w:rsidRDefault="00B8454F" w:rsidP="008C3C58">
      <w:pPr>
        <w:pStyle w:val="code"/>
      </w:pPr>
      <w:r>
        <w:t xml:space="preserve">       /* </w:t>
      </w:r>
      <w:r w:rsidR="00F67A9A">
        <w:t>TX</w:t>
      </w:r>
      <w:r w:rsidR="008C3C58">
        <w:t xml:space="preserve"> type [sai_tx_type_t]</w:t>
      </w:r>
      <w:r w:rsidR="002E2318">
        <w:t>. Mandatory</w:t>
      </w:r>
      <w:r>
        <w:t xml:space="preserve"> */</w:t>
      </w:r>
    </w:p>
    <w:p w14:paraId="332046D1" w14:textId="77777777" w:rsidR="008C3C58" w:rsidRDefault="008C3C58" w:rsidP="008C3C58">
      <w:pPr>
        <w:pStyle w:val="code"/>
      </w:pPr>
      <w:r>
        <w:t xml:space="preserve">       SAI_PACKET_TX_TYPE, </w:t>
      </w:r>
    </w:p>
    <w:p w14:paraId="78498994" w14:textId="77777777" w:rsidR="008C3C58" w:rsidRDefault="008C3C58" w:rsidP="008C3C58">
      <w:pPr>
        <w:pStyle w:val="code"/>
      </w:pPr>
      <w:r>
        <w:t xml:space="preserve">        </w:t>
      </w:r>
    </w:p>
    <w:p w14:paraId="382FE1CF" w14:textId="77777777" w:rsidR="008C3C58" w:rsidRDefault="008C3C58" w:rsidP="008C3C58">
      <w:pPr>
        <w:pStyle w:val="code"/>
      </w:pPr>
      <w:r>
        <w:t>} sai_packet_attr_t;</w:t>
      </w:r>
    </w:p>
    <w:p w14:paraId="1FF6A389" w14:textId="77777777" w:rsidR="008C3C58" w:rsidRDefault="008C3C58" w:rsidP="008C3C58">
      <w:pPr>
        <w:pStyle w:val="code"/>
      </w:pPr>
    </w:p>
    <w:p w14:paraId="53EC705F" w14:textId="77777777" w:rsidR="0044186B" w:rsidRDefault="0044186B" w:rsidP="0044186B">
      <w:pPr>
        <w:pStyle w:val="code"/>
      </w:pPr>
      <w:r>
        <w:t>/*</w:t>
      </w:r>
    </w:p>
    <w:p w14:paraId="309FCFCB" w14:textId="77777777" w:rsidR="0044186B" w:rsidRDefault="0044186B" w:rsidP="0044186B">
      <w:pPr>
        <w:pStyle w:val="code"/>
      </w:pPr>
      <w:r>
        <w:t>* Routine Description:</w:t>
      </w:r>
    </w:p>
    <w:p w14:paraId="7DF36C12" w14:textId="77777777" w:rsidR="0044186B" w:rsidRDefault="0044186B" w:rsidP="009847D2">
      <w:pPr>
        <w:pStyle w:val="code"/>
      </w:pPr>
      <w:r>
        <w:t>*   hostif receive fun</w:t>
      </w:r>
      <w:r w:rsidR="009847D2">
        <w:t>c</w:t>
      </w:r>
      <w:r>
        <w:t>tion</w:t>
      </w:r>
    </w:p>
    <w:p w14:paraId="7E85D9C2" w14:textId="77777777" w:rsidR="0044186B" w:rsidRDefault="0044186B" w:rsidP="0044186B">
      <w:pPr>
        <w:pStyle w:val="code"/>
      </w:pPr>
      <w:r>
        <w:t>*</w:t>
      </w:r>
    </w:p>
    <w:p w14:paraId="6FFFE4FB" w14:textId="77777777" w:rsidR="0044186B" w:rsidRDefault="0044186B" w:rsidP="0044186B">
      <w:pPr>
        <w:pStyle w:val="code"/>
      </w:pPr>
      <w:r>
        <w:t>* Arguments:</w:t>
      </w:r>
    </w:p>
    <w:p w14:paraId="4700549D" w14:textId="77777777" w:rsidR="0044186B" w:rsidRDefault="0044186B" w:rsidP="009847D2">
      <w:pPr>
        <w:pStyle w:val="code"/>
      </w:pPr>
      <w:r>
        <w:t xml:space="preserve">*    </w:t>
      </w:r>
      <w:r w:rsidR="008772AE">
        <w:t>[in]  hif_id</w:t>
      </w:r>
      <w:r>
        <w:t xml:space="preserve">  - host int</w:t>
      </w:r>
      <w:r w:rsidR="009847D2">
        <w:t>e</w:t>
      </w:r>
      <w:r>
        <w:t xml:space="preserve">rface </w:t>
      </w:r>
      <w:r w:rsidR="009847D2">
        <w:t>id</w:t>
      </w:r>
    </w:p>
    <w:p w14:paraId="72BAE65F" w14:textId="77777777" w:rsidR="0044186B" w:rsidRDefault="0044186B" w:rsidP="0044186B">
      <w:pPr>
        <w:pStyle w:val="code"/>
      </w:pPr>
      <w:r>
        <w:t xml:space="preserve">*    [out] buffer – packet buffer  </w:t>
      </w:r>
    </w:p>
    <w:p w14:paraId="0724B477" w14:textId="77777777" w:rsidR="0044186B" w:rsidRDefault="0044186B" w:rsidP="00012581">
      <w:pPr>
        <w:pStyle w:val="code"/>
      </w:pPr>
      <w:r>
        <w:t>*    [</w:t>
      </w:r>
      <w:r w:rsidR="00042AFE">
        <w:t>in,</w:t>
      </w:r>
      <w:r w:rsidR="00115A80">
        <w:t>out] buffer_</w:t>
      </w:r>
      <w:r>
        <w:t xml:space="preserve">size- </w:t>
      </w:r>
      <w:r w:rsidR="00042AFE">
        <w:t xml:space="preserve">[in] </w:t>
      </w:r>
      <w:r w:rsidR="00012581">
        <w:t xml:space="preserve">allocated </w:t>
      </w:r>
      <w:r w:rsidR="00042AFE">
        <w:t>buffer</w:t>
      </w:r>
      <w:r w:rsidR="00012581">
        <w:t xml:space="preserve"> size. [</w:t>
      </w:r>
      <w:r w:rsidR="00042AFE">
        <w:t xml:space="preserve">out] actual packet </w:t>
      </w:r>
      <w:r w:rsidR="001A369A">
        <w:t>size in bytes</w:t>
      </w:r>
    </w:p>
    <w:p w14:paraId="262BE6B7" w14:textId="77777777" w:rsidR="0044186B" w:rsidRDefault="0044186B" w:rsidP="0044186B">
      <w:pPr>
        <w:pStyle w:val="code"/>
      </w:pPr>
      <w:r>
        <w:t>*    [</w:t>
      </w:r>
      <w:r w:rsidR="00012581">
        <w:t>in,</w:t>
      </w:r>
      <w:r>
        <w:t>out]</w:t>
      </w:r>
      <w:r w:rsidRPr="00144C06">
        <w:t xml:space="preserve"> </w:t>
      </w:r>
      <w:r>
        <w:t xml:space="preserve">attr_count </w:t>
      </w:r>
      <w:r w:rsidR="00012581">
        <w:t>–</w:t>
      </w:r>
      <w:r>
        <w:t xml:space="preserve"> </w:t>
      </w:r>
      <w:r w:rsidR="00012581">
        <w:t xml:space="preserve">[in] allocated list size. [out] </w:t>
      </w:r>
      <w:r>
        <w:t>n</w:t>
      </w:r>
      <w:r w:rsidRPr="00144C06">
        <w:t>umber of attributes</w:t>
      </w:r>
    </w:p>
    <w:p w14:paraId="7D3EB7C5" w14:textId="77777777" w:rsidR="0044186B" w:rsidRDefault="0044186B" w:rsidP="0044186B">
      <w:pPr>
        <w:pStyle w:val="code"/>
      </w:pPr>
      <w:r>
        <w:t>*    [out]</w:t>
      </w:r>
      <w:r w:rsidRPr="00144C06">
        <w:t xml:space="preserve"> </w:t>
      </w:r>
      <w:r>
        <w:t xml:space="preserve">attr_list - </w:t>
      </w:r>
      <w:r w:rsidRPr="00144C06">
        <w:t>array of attributes</w:t>
      </w:r>
    </w:p>
    <w:p w14:paraId="6A1CF0BB" w14:textId="77777777" w:rsidR="0044186B" w:rsidRDefault="0044186B" w:rsidP="0044186B">
      <w:pPr>
        <w:pStyle w:val="code"/>
      </w:pPr>
      <w:r>
        <w:t>*</w:t>
      </w:r>
    </w:p>
    <w:p w14:paraId="734C32FC" w14:textId="77777777" w:rsidR="0044186B" w:rsidRDefault="0044186B" w:rsidP="0044186B">
      <w:pPr>
        <w:pStyle w:val="code"/>
      </w:pPr>
      <w:r>
        <w:t>* Return Values:</w:t>
      </w:r>
    </w:p>
    <w:p w14:paraId="4D4CF3D1" w14:textId="77777777" w:rsidR="0044186B" w:rsidRDefault="0044186B" w:rsidP="0044186B">
      <w:pPr>
        <w:pStyle w:val="code"/>
      </w:pPr>
      <w:r>
        <w:t>*    SAI_STATUS_SUCCESS on success</w:t>
      </w:r>
    </w:p>
    <w:p w14:paraId="1C3285F3" w14:textId="77777777" w:rsidR="00042AFE" w:rsidRPr="00042AFE" w:rsidRDefault="00042AFE" w:rsidP="00042AFE">
      <w:pPr>
        <w:pStyle w:val="code"/>
      </w:pPr>
      <w:r w:rsidRPr="00042AFE">
        <w:t>*    SAI_STATUS_BUFFER_OVERFLOW if buffer</w:t>
      </w:r>
      <w:r w:rsidR="00115A80">
        <w:t>_size</w:t>
      </w:r>
      <w:r w:rsidRPr="00042AFE">
        <w:t xml:space="preserve"> is insufficient, </w:t>
      </w:r>
    </w:p>
    <w:p w14:paraId="594979C4" w14:textId="77777777" w:rsidR="00042AFE" w:rsidRDefault="00042AFE" w:rsidP="00042AFE">
      <w:pPr>
        <w:pStyle w:val="code"/>
      </w:pPr>
      <w:r w:rsidRPr="00042AFE">
        <w:t>*    and buff</w:t>
      </w:r>
      <w:r w:rsidR="00115A80">
        <w:t>er_</w:t>
      </w:r>
      <w:r w:rsidRPr="00042AFE">
        <w:t>size will be filled with required size</w:t>
      </w:r>
      <w:r w:rsidR="00115A80">
        <w:t>. Or</w:t>
      </w:r>
    </w:p>
    <w:p w14:paraId="72D140C5" w14:textId="77777777" w:rsidR="00115A80" w:rsidRPr="00042AFE" w:rsidRDefault="00115A80" w:rsidP="00115A80">
      <w:pPr>
        <w:pStyle w:val="code"/>
      </w:pPr>
      <w:r w:rsidRPr="00042AFE">
        <w:t xml:space="preserve">*    if </w:t>
      </w:r>
      <w:r>
        <w:t>attr_count</w:t>
      </w:r>
      <w:r w:rsidRPr="00042AFE">
        <w:t xml:space="preserve"> is insufficient, </w:t>
      </w:r>
      <w:r>
        <w:t>and attr_count</w:t>
      </w:r>
    </w:p>
    <w:p w14:paraId="60AECD56" w14:textId="77777777" w:rsidR="00115A80" w:rsidRDefault="00115A80" w:rsidP="00115A80">
      <w:pPr>
        <w:pStyle w:val="code"/>
      </w:pPr>
      <w:r w:rsidRPr="00042AFE">
        <w:t>*    w</w:t>
      </w:r>
      <w:r>
        <w:t>ill be filled with required count.</w:t>
      </w:r>
    </w:p>
    <w:p w14:paraId="2D083B2E" w14:textId="77777777" w:rsidR="0044186B" w:rsidRDefault="0044186B" w:rsidP="0044186B">
      <w:pPr>
        <w:pStyle w:val="code"/>
      </w:pPr>
      <w:r>
        <w:t>*    Failure status code on error</w:t>
      </w:r>
    </w:p>
    <w:p w14:paraId="2FD30C82" w14:textId="77777777" w:rsidR="0044186B" w:rsidRDefault="0044186B" w:rsidP="0044186B">
      <w:pPr>
        <w:pStyle w:val="code"/>
      </w:pPr>
      <w:r>
        <w:t>*/</w:t>
      </w:r>
    </w:p>
    <w:p w14:paraId="4E93A4ED" w14:textId="77777777" w:rsidR="0044186B" w:rsidRDefault="0044186B" w:rsidP="0044186B">
      <w:pPr>
        <w:pStyle w:val="code"/>
      </w:pPr>
      <w:r>
        <w:t>typedef sai_status_t (* sai_recv</w:t>
      </w:r>
      <w:r w:rsidRPr="000409F3">
        <w:t>_</w:t>
      </w:r>
      <w:r>
        <w:t>hostif</w:t>
      </w:r>
      <w:r w:rsidRPr="000409F3">
        <w:t>_</w:t>
      </w:r>
      <w:r>
        <w:t>packet_</w:t>
      </w:r>
      <w:r w:rsidRPr="000409F3">
        <w:t>fn</w:t>
      </w:r>
      <w:r>
        <w:t>)(</w:t>
      </w:r>
    </w:p>
    <w:p w14:paraId="112AFFCD" w14:textId="77777777" w:rsidR="0044186B" w:rsidRDefault="0044186B" w:rsidP="0044186B">
      <w:pPr>
        <w:pStyle w:val="code"/>
      </w:pPr>
      <w:r>
        <w:t xml:space="preserve">    </w:t>
      </w:r>
      <w:r w:rsidR="009847D2">
        <w:t>_I</w:t>
      </w:r>
      <w:r w:rsidR="008772AE">
        <w:t xml:space="preserve">n_ </w:t>
      </w:r>
      <w:r w:rsidR="008772AE">
        <w:rPr>
          <w:lang w:bidi="he-IL"/>
        </w:rPr>
        <w:t xml:space="preserve">sai_object_id_t </w:t>
      </w:r>
      <w:r w:rsidR="008772AE" w:rsidRPr="002E443F">
        <w:rPr>
          <w:lang w:bidi="he-IL"/>
        </w:rPr>
        <w:t xml:space="preserve"> </w:t>
      </w:r>
      <w:r w:rsidR="008772AE">
        <w:t>hif_id</w:t>
      </w:r>
      <w:r>
        <w:t xml:space="preserve">, </w:t>
      </w:r>
    </w:p>
    <w:p w14:paraId="39A41DEF" w14:textId="77777777" w:rsidR="0044186B" w:rsidRDefault="009847D2" w:rsidP="0044186B">
      <w:pPr>
        <w:pStyle w:val="code"/>
      </w:pPr>
      <w:r>
        <w:t xml:space="preserve">    _Out_ void *</w:t>
      </w:r>
      <w:r w:rsidR="001A369A">
        <w:t>buffer</w:t>
      </w:r>
      <w:r w:rsidR="0044186B">
        <w:t xml:space="preserve">, </w:t>
      </w:r>
    </w:p>
    <w:p w14:paraId="681D3815" w14:textId="77777777" w:rsidR="0044186B" w:rsidRDefault="009847D2" w:rsidP="00042AFE">
      <w:pPr>
        <w:pStyle w:val="code"/>
      </w:pPr>
      <w:r>
        <w:t xml:space="preserve">    _</w:t>
      </w:r>
      <w:r w:rsidR="00042AFE">
        <w:t>Ino</w:t>
      </w:r>
      <w:r>
        <w:t>ut_ sai_size_t *</w:t>
      </w:r>
      <w:r w:rsidR="001A369A">
        <w:t>buffer_size</w:t>
      </w:r>
      <w:r w:rsidR="0044186B">
        <w:t xml:space="preserve">, </w:t>
      </w:r>
    </w:p>
    <w:p w14:paraId="43FD6ACD" w14:textId="77777777" w:rsidR="0044186B" w:rsidRDefault="009847D2" w:rsidP="00012581">
      <w:pPr>
        <w:pStyle w:val="code"/>
      </w:pPr>
      <w:r>
        <w:t xml:space="preserve">    _</w:t>
      </w:r>
      <w:r w:rsidR="00012581">
        <w:t>Ino</w:t>
      </w:r>
      <w:r w:rsidR="0044186B">
        <w:t xml:space="preserve">ut_ </w:t>
      </w:r>
      <w:r w:rsidR="00B97BFA">
        <w:t>u</w:t>
      </w:r>
      <w:r w:rsidR="0044186B">
        <w:t>int</w:t>
      </w:r>
      <w:r w:rsidR="00B97BFA">
        <w:t>32_t</w:t>
      </w:r>
      <w:r w:rsidR="0044186B">
        <w:t xml:space="preserve"> </w:t>
      </w:r>
      <w:r w:rsidR="00DE1197">
        <w:t>*</w:t>
      </w:r>
      <w:r w:rsidR="0044186B">
        <w:t>attr_count,</w:t>
      </w:r>
    </w:p>
    <w:p w14:paraId="6BF706E6" w14:textId="77777777" w:rsidR="0044186B" w:rsidRDefault="009847D2" w:rsidP="0044186B">
      <w:pPr>
        <w:pStyle w:val="code"/>
      </w:pPr>
      <w:r>
        <w:t xml:space="preserve">    _Out_ sai_attribute_t *</w:t>
      </w:r>
      <w:r w:rsidR="0044186B">
        <w:t xml:space="preserve">attr_list </w:t>
      </w:r>
    </w:p>
    <w:p w14:paraId="7ED089E1" w14:textId="77777777" w:rsidR="0044186B" w:rsidRDefault="0044186B" w:rsidP="0044186B">
      <w:pPr>
        <w:pStyle w:val="code"/>
      </w:pPr>
      <w:r>
        <w:t xml:space="preserve"> );</w:t>
      </w:r>
    </w:p>
    <w:p w14:paraId="21468556" w14:textId="77777777" w:rsidR="0044186B" w:rsidRDefault="0044186B" w:rsidP="0044186B">
      <w:pPr>
        <w:pStyle w:val="code"/>
      </w:pPr>
    </w:p>
    <w:p w14:paraId="2975ECD1" w14:textId="77777777" w:rsidR="0044186B" w:rsidRDefault="0044186B" w:rsidP="0044186B">
      <w:pPr>
        <w:pStyle w:val="code"/>
      </w:pPr>
      <w:r>
        <w:t>/*</w:t>
      </w:r>
    </w:p>
    <w:p w14:paraId="2C0AC6B9" w14:textId="77777777" w:rsidR="0044186B" w:rsidRDefault="0044186B" w:rsidP="0044186B">
      <w:pPr>
        <w:pStyle w:val="code"/>
      </w:pPr>
      <w:r>
        <w:t>* Routine Description:</w:t>
      </w:r>
    </w:p>
    <w:p w14:paraId="347674E9" w14:textId="77777777" w:rsidR="0044186B" w:rsidRDefault="00BB5EBA" w:rsidP="0044186B">
      <w:pPr>
        <w:pStyle w:val="code"/>
      </w:pPr>
      <w:r>
        <w:t>*   hostif send fun</w:t>
      </w:r>
      <w:r w:rsidR="009847D2">
        <w:t>c</w:t>
      </w:r>
      <w:r>
        <w:t>tion</w:t>
      </w:r>
    </w:p>
    <w:p w14:paraId="3F6FCFFB" w14:textId="77777777" w:rsidR="0044186B" w:rsidRDefault="0044186B" w:rsidP="0044186B">
      <w:pPr>
        <w:pStyle w:val="code"/>
      </w:pPr>
      <w:r>
        <w:t>*</w:t>
      </w:r>
    </w:p>
    <w:p w14:paraId="3F8AB902" w14:textId="77777777" w:rsidR="0044186B" w:rsidRDefault="0044186B" w:rsidP="0044186B">
      <w:pPr>
        <w:pStyle w:val="code"/>
      </w:pPr>
      <w:r>
        <w:t>* Arguments:</w:t>
      </w:r>
    </w:p>
    <w:p w14:paraId="47E85FFC" w14:textId="77777777" w:rsidR="005C496A" w:rsidRDefault="0044186B" w:rsidP="00F7654F">
      <w:pPr>
        <w:pStyle w:val="code"/>
      </w:pPr>
      <w:r>
        <w:t xml:space="preserve">*    </w:t>
      </w:r>
      <w:r w:rsidR="008772AE">
        <w:t xml:space="preserve">[in] </w:t>
      </w:r>
      <w:r w:rsidR="009847D2">
        <w:t>hif_id  - host inte</w:t>
      </w:r>
      <w:r w:rsidR="008772AE">
        <w:t xml:space="preserve">rface </w:t>
      </w:r>
      <w:r w:rsidR="009847D2">
        <w:t>id</w:t>
      </w:r>
      <w:r w:rsidR="005C496A">
        <w:t xml:space="preserve">. only valid for send through FD channel. 0 </w:t>
      </w:r>
      <w:r w:rsidR="00F7654F">
        <w:t>for</w:t>
      </w:r>
      <w:r w:rsidR="005C496A">
        <w:t xml:space="preserve"> send</w:t>
      </w:r>
    </w:p>
    <w:p w14:paraId="38B733B8" w14:textId="77777777" w:rsidR="0044186B" w:rsidRDefault="005C496A" w:rsidP="005C496A">
      <w:pPr>
        <w:pStyle w:val="code"/>
      </w:pPr>
      <w:r>
        <w:t>*    through CB channel.</w:t>
      </w:r>
    </w:p>
    <w:p w14:paraId="6747E645" w14:textId="77777777" w:rsidR="0044186B" w:rsidRDefault="0044186B" w:rsidP="0044186B">
      <w:pPr>
        <w:pStyle w:val="code"/>
      </w:pPr>
      <w:r>
        <w:t xml:space="preserve">*    [In] buffer – packet buffer  </w:t>
      </w:r>
    </w:p>
    <w:p w14:paraId="4C59C965" w14:textId="77777777" w:rsidR="0044186B" w:rsidRDefault="0044186B" w:rsidP="0044186B">
      <w:pPr>
        <w:pStyle w:val="code"/>
      </w:pPr>
      <w:r>
        <w:t>*    [i</w:t>
      </w:r>
      <w:r w:rsidR="001A369A">
        <w:t>n] buffer size- packet size in bytes</w:t>
      </w:r>
    </w:p>
    <w:p w14:paraId="2B9009D9" w14:textId="77777777" w:rsidR="0044186B" w:rsidRDefault="0044186B" w:rsidP="0044186B">
      <w:pPr>
        <w:pStyle w:val="code"/>
      </w:pPr>
      <w:r>
        <w:t>*    [in]</w:t>
      </w:r>
      <w:r w:rsidRPr="00144C06">
        <w:t xml:space="preserve"> </w:t>
      </w:r>
      <w:r>
        <w:t>attr_count - n</w:t>
      </w:r>
      <w:r w:rsidRPr="00144C06">
        <w:t>umber of attributes</w:t>
      </w:r>
    </w:p>
    <w:p w14:paraId="4FD6A1B9" w14:textId="77777777" w:rsidR="0044186B" w:rsidRDefault="0044186B" w:rsidP="0044186B">
      <w:pPr>
        <w:pStyle w:val="code"/>
      </w:pPr>
      <w:r>
        <w:t>*    [in]</w:t>
      </w:r>
      <w:r w:rsidRPr="00144C06">
        <w:t xml:space="preserve"> </w:t>
      </w:r>
      <w:r>
        <w:t xml:space="preserve">attr_list - </w:t>
      </w:r>
      <w:r w:rsidRPr="00144C06">
        <w:t>array of attributes</w:t>
      </w:r>
    </w:p>
    <w:p w14:paraId="78071284" w14:textId="77777777" w:rsidR="0044186B" w:rsidRDefault="0044186B" w:rsidP="0044186B">
      <w:pPr>
        <w:pStyle w:val="code"/>
      </w:pPr>
      <w:r>
        <w:t>*</w:t>
      </w:r>
    </w:p>
    <w:p w14:paraId="425E49C3" w14:textId="77777777" w:rsidR="0044186B" w:rsidRDefault="0044186B" w:rsidP="0044186B">
      <w:pPr>
        <w:pStyle w:val="code"/>
      </w:pPr>
      <w:r>
        <w:t>* Return Values:</w:t>
      </w:r>
    </w:p>
    <w:p w14:paraId="3640A8C3" w14:textId="77777777" w:rsidR="0044186B" w:rsidRDefault="0044186B" w:rsidP="0044186B">
      <w:pPr>
        <w:pStyle w:val="code"/>
      </w:pPr>
      <w:r>
        <w:t>*    SAI_STATUS_SUCCESS on success</w:t>
      </w:r>
    </w:p>
    <w:p w14:paraId="69972265" w14:textId="77777777" w:rsidR="0044186B" w:rsidRDefault="0044186B" w:rsidP="0044186B">
      <w:pPr>
        <w:pStyle w:val="code"/>
      </w:pPr>
      <w:r>
        <w:t>*    Failure status code on error</w:t>
      </w:r>
    </w:p>
    <w:p w14:paraId="660F698F" w14:textId="77777777" w:rsidR="0044186B" w:rsidRDefault="0044186B" w:rsidP="0044186B">
      <w:pPr>
        <w:pStyle w:val="code"/>
      </w:pPr>
      <w:r>
        <w:t>*/</w:t>
      </w:r>
    </w:p>
    <w:p w14:paraId="7851903A" w14:textId="77777777" w:rsidR="0044186B" w:rsidRDefault="0044186B" w:rsidP="0044186B">
      <w:pPr>
        <w:pStyle w:val="code"/>
      </w:pPr>
      <w:r>
        <w:t>typedef sai_status_t (* sai_send</w:t>
      </w:r>
      <w:r w:rsidRPr="000409F3">
        <w:t>_</w:t>
      </w:r>
      <w:r>
        <w:t>hostif</w:t>
      </w:r>
      <w:r w:rsidRPr="000409F3">
        <w:t>_</w:t>
      </w:r>
      <w:r>
        <w:t>packet_</w:t>
      </w:r>
      <w:r w:rsidRPr="000409F3">
        <w:t>fn</w:t>
      </w:r>
      <w:r>
        <w:t>)(</w:t>
      </w:r>
    </w:p>
    <w:p w14:paraId="6C16F5E2" w14:textId="77777777" w:rsidR="0044186B" w:rsidRDefault="0044186B" w:rsidP="008772AE">
      <w:pPr>
        <w:pStyle w:val="code"/>
      </w:pPr>
      <w:r>
        <w:t xml:space="preserve">   </w:t>
      </w:r>
      <w:r w:rsidR="000F5CAB">
        <w:t xml:space="preserve"> _I</w:t>
      </w:r>
      <w:r w:rsidR="008772AE">
        <w:t xml:space="preserve">n_ </w:t>
      </w:r>
      <w:r w:rsidR="008772AE">
        <w:rPr>
          <w:lang w:bidi="he-IL"/>
        </w:rPr>
        <w:t xml:space="preserve">sai_object_id_t </w:t>
      </w:r>
      <w:r w:rsidR="008772AE" w:rsidRPr="002E443F">
        <w:rPr>
          <w:lang w:bidi="he-IL"/>
        </w:rPr>
        <w:t xml:space="preserve"> </w:t>
      </w:r>
      <w:r w:rsidR="001A369A">
        <w:t>hif_id</w:t>
      </w:r>
      <w:r w:rsidR="008772AE">
        <w:t xml:space="preserve">, </w:t>
      </w:r>
    </w:p>
    <w:p w14:paraId="47E3BFD5" w14:textId="77777777" w:rsidR="0044186B" w:rsidRDefault="000F5CAB" w:rsidP="0044186B">
      <w:pPr>
        <w:pStyle w:val="code"/>
      </w:pPr>
      <w:r>
        <w:t xml:space="preserve">    _In</w:t>
      </w:r>
      <w:r w:rsidR="0044186B">
        <w:t>out</w:t>
      </w:r>
      <w:r>
        <w:t>_ void *</w:t>
      </w:r>
      <w:r w:rsidR="001A369A">
        <w:t>buffer</w:t>
      </w:r>
      <w:r w:rsidR="0044186B">
        <w:t xml:space="preserve">, </w:t>
      </w:r>
    </w:p>
    <w:p w14:paraId="07433B67" w14:textId="77777777" w:rsidR="0044186B" w:rsidRDefault="000F5CAB" w:rsidP="0044186B">
      <w:pPr>
        <w:pStyle w:val="code"/>
      </w:pPr>
      <w:r>
        <w:t xml:space="preserve">    _Inout_ sai_size_t *</w:t>
      </w:r>
      <w:r w:rsidR="001A369A">
        <w:t>buffer_size</w:t>
      </w:r>
      <w:r w:rsidR="0044186B">
        <w:t xml:space="preserve">, </w:t>
      </w:r>
    </w:p>
    <w:p w14:paraId="394A9CE9" w14:textId="77777777" w:rsidR="0044186B" w:rsidRDefault="0044186B" w:rsidP="0044186B">
      <w:pPr>
        <w:pStyle w:val="code"/>
      </w:pPr>
      <w:r>
        <w:t xml:space="preserve">    _In_ </w:t>
      </w:r>
      <w:r w:rsidR="00B97BFA">
        <w:t>u</w:t>
      </w:r>
      <w:r>
        <w:t>int</w:t>
      </w:r>
      <w:r w:rsidR="00B97BFA">
        <w:t>32_t</w:t>
      </w:r>
      <w:r>
        <w:t xml:space="preserve"> attr_count,</w:t>
      </w:r>
    </w:p>
    <w:p w14:paraId="7E725CD9" w14:textId="77777777" w:rsidR="0044186B" w:rsidRDefault="000F5CAB" w:rsidP="004D6B87">
      <w:pPr>
        <w:pStyle w:val="code"/>
      </w:pPr>
      <w:r>
        <w:t xml:space="preserve">    _In_ </w:t>
      </w:r>
      <w:r w:rsidR="004D6B87">
        <w:t xml:space="preserve">sai_attribute_t </w:t>
      </w:r>
      <w:r>
        <w:t>*</w:t>
      </w:r>
      <w:r w:rsidR="0044186B">
        <w:t xml:space="preserve">attr_list </w:t>
      </w:r>
    </w:p>
    <w:p w14:paraId="0460F89B" w14:textId="77777777" w:rsidR="0044186B" w:rsidRDefault="0044186B" w:rsidP="00C051D6">
      <w:pPr>
        <w:pStyle w:val="code"/>
      </w:pPr>
      <w:r>
        <w:t xml:space="preserve">  );</w:t>
      </w:r>
    </w:p>
    <w:p w14:paraId="172E0AE2" w14:textId="77777777" w:rsidR="0088767D" w:rsidRDefault="0088767D" w:rsidP="0088767D">
      <w:pPr>
        <w:pStyle w:val="Heading3"/>
        <w:rPr>
          <w:lang w:bidi="he-IL"/>
        </w:rPr>
      </w:pPr>
      <w:bookmarkStart w:id="77" w:name="_Toc465354524"/>
      <w:r>
        <w:t xml:space="preserve">Host interface </w:t>
      </w:r>
      <w:r w:rsidR="00D80654">
        <w:rPr>
          <w:lang w:bidi="he-IL"/>
        </w:rPr>
        <w:t>API</w:t>
      </w:r>
      <w:bookmarkEnd w:id="77"/>
    </w:p>
    <w:p w14:paraId="5C6438E5" w14:textId="77777777" w:rsidR="0088767D" w:rsidRDefault="0088767D" w:rsidP="0088767D">
      <w:pPr>
        <w:pStyle w:val="code"/>
      </w:pPr>
      <w:r>
        <w:t>/*</w:t>
      </w:r>
    </w:p>
    <w:p w14:paraId="0BE79D42" w14:textId="77777777" w:rsidR="0088767D" w:rsidRDefault="0088767D" w:rsidP="0088767D">
      <w:pPr>
        <w:pStyle w:val="code"/>
      </w:pPr>
      <w:r>
        <w:t>* hostif methods table retrieved with sai_api_query()</w:t>
      </w:r>
    </w:p>
    <w:p w14:paraId="4F88AE50" w14:textId="77777777" w:rsidR="0088767D" w:rsidRDefault="0088767D" w:rsidP="0088767D">
      <w:pPr>
        <w:pStyle w:val="code"/>
      </w:pPr>
      <w:r>
        <w:t>*/</w:t>
      </w:r>
    </w:p>
    <w:p w14:paraId="49941BE3" w14:textId="77777777" w:rsidR="0088767D" w:rsidRDefault="0088767D" w:rsidP="0088767D">
      <w:pPr>
        <w:pStyle w:val="code"/>
      </w:pPr>
      <w:r>
        <w:t>typedef struct _sai_host</w:t>
      </w:r>
      <w:r w:rsidR="00523296">
        <w:t>_interface</w:t>
      </w:r>
      <w:r>
        <w:t>_api_t</w:t>
      </w:r>
    </w:p>
    <w:p w14:paraId="51FEB1B9" w14:textId="77777777" w:rsidR="0088767D" w:rsidRDefault="0088767D" w:rsidP="0088767D">
      <w:pPr>
        <w:pStyle w:val="code"/>
      </w:pPr>
      <w:r>
        <w:t>{</w:t>
      </w:r>
    </w:p>
    <w:p w14:paraId="32F4F361" w14:textId="77777777" w:rsidR="008772AE" w:rsidRPr="008772AE" w:rsidRDefault="0088767D" w:rsidP="008772AE">
      <w:pPr>
        <w:pStyle w:val="code"/>
      </w:pPr>
      <w:r w:rsidRPr="008772AE">
        <w:t xml:space="preserve">  </w:t>
      </w:r>
      <w:r w:rsidR="008772AE">
        <w:t xml:space="preserve"> </w:t>
      </w:r>
      <w:r w:rsidRPr="008772AE">
        <w:t xml:space="preserve"> </w:t>
      </w:r>
      <w:r w:rsidR="008772AE" w:rsidRPr="008772AE">
        <w:t xml:space="preserve">sai_create_host_interface_fn          </w:t>
      </w:r>
      <w:r w:rsidR="00483660">
        <w:t xml:space="preserve">         </w:t>
      </w:r>
      <w:r w:rsidR="008772AE" w:rsidRPr="008772AE">
        <w:t>create_host_interface;</w:t>
      </w:r>
    </w:p>
    <w:p w14:paraId="7A299CA9" w14:textId="77777777" w:rsidR="008772AE" w:rsidRPr="008772AE" w:rsidRDefault="008772AE" w:rsidP="008772AE">
      <w:pPr>
        <w:pStyle w:val="code"/>
      </w:pPr>
      <w:r w:rsidRPr="008772AE">
        <w:t xml:space="preserve">  </w:t>
      </w:r>
      <w:r>
        <w:t xml:space="preserve"> </w:t>
      </w:r>
      <w:r w:rsidRPr="008772AE">
        <w:t xml:space="preserve"> sai_remove_host_interface_fn          </w:t>
      </w:r>
      <w:r w:rsidR="00483660">
        <w:t xml:space="preserve">         </w:t>
      </w:r>
      <w:r w:rsidRPr="008772AE">
        <w:t>remove_host_interface;</w:t>
      </w:r>
    </w:p>
    <w:p w14:paraId="296C0A17" w14:textId="77777777" w:rsidR="008772AE" w:rsidRPr="008772AE" w:rsidRDefault="008772AE" w:rsidP="008772AE">
      <w:pPr>
        <w:pStyle w:val="code"/>
      </w:pPr>
      <w:r w:rsidRPr="008772AE">
        <w:t xml:space="preserve">   </w:t>
      </w:r>
      <w:r>
        <w:t xml:space="preserve"> </w:t>
      </w:r>
      <w:r w:rsidRPr="008772AE">
        <w:t xml:space="preserve">sai_set_host_interface_attribute_fn   </w:t>
      </w:r>
      <w:r w:rsidR="00483660">
        <w:t xml:space="preserve">         </w:t>
      </w:r>
      <w:r w:rsidRPr="008772AE">
        <w:t>set_host_interface_attribute;</w:t>
      </w:r>
    </w:p>
    <w:p w14:paraId="30CBD039" w14:textId="77777777" w:rsidR="0088767D" w:rsidRDefault="008772AE" w:rsidP="008772AE">
      <w:pPr>
        <w:pStyle w:val="code"/>
      </w:pPr>
      <w:r w:rsidRPr="008772AE">
        <w:t xml:space="preserve">  </w:t>
      </w:r>
      <w:r>
        <w:t xml:space="preserve">  </w:t>
      </w:r>
      <w:r w:rsidRPr="008772AE">
        <w:t xml:space="preserve">sai_get_host_interface_attribute_fn   </w:t>
      </w:r>
      <w:r w:rsidR="00483660">
        <w:t xml:space="preserve">         </w:t>
      </w:r>
      <w:r w:rsidRPr="008772AE">
        <w:t>get_host_interface_attribute;</w:t>
      </w:r>
    </w:p>
    <w:p w14:paraId="15FFF992" w14:textId="77777777" w:rsidR="009A2C3C" w:rsidRDefault="009A2C3C" w:rsidP="008772AE">
      <w:pPr>
        <w:pStyle w:val="code"/>
      </w:pPr>
    </w:p>
    <w:p w14:paraId="181607DF" w14:textId="77777777" w:rsidR="0042387E" w:rsidRDefault="009A2C3C" w:rsidP="008772AE">
      <w:pPr>
        <w:pStyle w:val="code"/>
      </w:pPr>
      <w:r>
        <w:t xml:space="preserve">    </w:t>
      </w:r>
      <w:r w:rsidRPr="002E443F">
        <w:rPr>
          <w:lang w:bidi="he-IL"/>
        </w:rPr>
        <w:t>sai_create_host_interface_</w:t>
      </w:r>
      <w:r>
        <w:rPr>
          <w:lang w:bidi="he-IL"/>
        </w:rPr>
        <w:t>table_entry_</w:t>
      </w:r>
      <w:r w:rsidRPr="002E443F">
        <w:rPr>
          <w:lang w:bidi="he-IL"/>
        </w:rPr>
        <w:t>fn</w:t>
      </w:r>
      <w:r>
        <w:t xml:space="preserve">       </w:t>
      </w:r>
      <w:r w:rsidRPr="002E443F">
        <w:rPr>
          <w:lang w:bidi="he-IL"/>
        </w:rPr>
        <w:t>create_host_interface_</w:t>
      </w:r>
      <w:r>
        <w:rPr>
          <w:lang w:bidi="he-IL"/>
        </w:rPr>
        <w:t>table_entry;</w:t>
      </w:r>
    </w:p>
    <w:p w14:paraId="2038A179" w14:textId="77777777" w:rsidR="009A2C3C" w:rsidRDefault="009A2C3C" w:rsidP="008772AE">
      <w:pPr>
        <w:pStyle w:val="code"/>
        <w:rPr>
          <w:lang w:bidi="he-IL"/>
        </w:rPr>
      </w:pPr>
      <w:r>
        <w:rPr>
          <w:lang w:bidi="he-IL"/>
        </w:rPr>
        <w:t xml:space="preserve">    sai_remove</w:t>
      </w:r>
      <w:r w:rsidRPr="002E443F">
        <w:rPr>
          <w:lang w:bidi="he-IL"/>
        </w:rPr>
        <w:t>_host_interface_</w:t>
      </w:r>
      <w:r>
        <w:rPr>
          <w:lang w:bidi="he-IL"/>
        </w:rPr>
        <w:t>table_entry_</w:t>
      </w:r>
      <w:r w:rsidRPr="002E443F">
        <w:rPr>
          <w:lang w:bidi="he-IL"/>
        </w:rPr>
        <w:t>fn</w:t>
      </w:r>
      <w:r>
        <w:t xml:space="preserve">       </w:t>
      </w:r>
      <w:r>
        <w:rPr>
          <w:lang w:bidi="he-IL"/>
        </w:rPr>
        <w:t>remove</w:t>
      </w:r>
      <w:r w:rsidRPr="002E443F">
        <w:rPr>
          <w:lang w:bidi="he-IL"/>
        </w:rPr>
        <w:t>_host_interface_</w:t>
      </w:r>
      <w:r>
        <w:rPr>
          <w:lang w:bidi="he-IL"/>
        </w:rPr>
        <w:t>table_entry;</w:t>
      </w:r>
    </w:p>
    <w:p w14:paraId="37975FEC" w14:textId="77777777" w:rsidR="009A2C3C" w:rsidRDefault="009A2C3C" w:rsidP="009A2C3C">
      <w:pPr>
        <w:pStyle w:val="code"/>
      </w:pPr>
      <w:r>
        <w:rPr>
          <w:lang w:bidi="he-IL"/>
        </w:rPr>
        <w:t xml:space="preserve">    sai_set</w:t>
      </w:r>
      <w:r w:rsidRPr="002E443F">
        <w:rPr>
          <w:lang w:bidi="he-IL"/>
        </w:rPr>
        <w:t>_host_interface_</w:t>
      </w:r>
      <w:r>
        <w:rPr>
          <w:lang w:bidi="he-IL"/>
        </w:rPr>
        <w:t>table_entry</w:t>
      </w:r>
      <w:r w:rsidRPr="009A2C3C">
        <w:t xml:space="preserve"> </w:t>
      </w:r>
      <w:r w:rsidRPr="008772AE">
        <w:t>attribute</w:t>
      </w:r>
      <w:r>
        <w:rPr>
          <w:lang w:bidi="he-IL"/>
        </w:rPr>
        <w:t>_</w:t>
      </w:r>
      <w:r w:rsidRPr="002E443F">
        <w:rPr>
          <w:lang w:bidi="he-IL"/>
        </w:rPr>
        <w:t>fn</w:t>
      </w:r>
      <w:r w:rsidRPr="009A2C3C">
        <w:rPr>
          <w:lang w:bidi="he-IL"/>
        </w:rPr>
        <w:t xml:space="preserve"> </w:t>
      </w:r>
      <w:r>
        <w:rPr>
          <w:lang w:bidi="he-IL"/>
        </w:rPr>
        <w:t>set</w:t>
      </w:r>
      <w:r w:rsidRPr="002E443F">
        <w:rPr>
          <w:lang w:bidi="he-IL"/>
        </w:rPr>
        <w:t>_host_interface_</w:t>
      </w:r>
      <w:r>
        <w:rPr>
          <w:lang w:bidi="he-IL"/>
        </w:rPr>
        <w:t>table_entry</w:t>
      </w:r>
      <w:r w:rsidRPr="009A2C3C">
        <w:t xml:space="preserve"> </w:t>
      </w:r>
      <w:r w:rsidRPr="008772AE">
        <w:t>attribute</w:t>
      </w:r>
      <w:r>
        <w:t>;</w:t>
      </w:r>
    </w:p>
    <w:p w14:paraId="4547A6B8" w14:textId="77777777" w:rsidR="009A2C3C" w:rsidRDefault="009A2C3C" w:rsidP="009A2C3C">
      <w:pPr>
        <w:pStyle w:val="code"/>
      </w:pPr>
      <w:r>
        <w:rPr>
          <w:lang w:bidi="he-IL"/>
        </w:rPr>
        <w:t xml:space="preserve">    sai_get</w:t>
      </w:r>
      <w:r w:rsidRPr="002E443F">
        <w:rPr>
          <w:lang w:bidi="he-IL"/>
        </w:rPr>
        <w:t>_host_interface_</w:t>
      </w:r>
      <w:r>
        <w:rPr>
          <w:lang w:bidi="he-IL"/>
        </w:rPr>
        <w:t>table_entry</w:t>
      </w:r>
      <w:r w:rsidRPr="009A2C3C">
        <w:t xml:space="preserve"> </w:t>
      </w:r>
      <w:r w:rsidRPr="008772AE">
        <w:t>attribute</w:t>
      </w:r>
      <w:r>
        <w:rPr>
          <w:lang w:bidi="he-IL"/>
        </w:rPr>
        <w:t>_</w:t>
      </w:r>
      <w:r w:rsidRPr="002E443F">
        <w:rPr>
          <w:lang w:bidi="he-IL"/>
        </w:rPr>
        <w:t>fn</w:t>
      </w:r>
      <w:r w:rsidRPr="009A2C3C">
        <w:rPr>
          <w:lang w:bidi="he-IL"/>
        </w:rPr>
        <w:t xml:space="preserve"> </w:t>
      </w:r>
      <w:r>
        <w:rPr>
          <w:lang w:bidi="he-IL"/>
        </w:rPr>
        <w:t>get</w:t>
      </w:r>
      <w:r w:rsidRPr="002E443F">
        <w:rPr>
          <w:lang w:bidi="he-IL"/>
        </w:rPr>
        <w:t>_host_interface_</w:t>
      </w:r>
      <w:r>
        <w:rPr>
          <w:lang w:bidi="he-IL"/>
        </w:rPr>
        <w:t>table_entry</w:t>
      </w:r>
      <w:r w:rsidRPr="009A2C3C">
        <w:t xml:space="preserve"> </w:t>
      </w:r>
      <w:r w:rsidRPr="008772AE">
        <w:t>attribute</w:t>
      </w:r>
      <w:r>
        <w:t>;</w:t>
      </w:r>
    </w:p>
    <w:p w14:paraId="68D3AD58" w14:textId="77777777" w:rsidR="00A33299" w:rsidRDefault="00A33299" w:rsidP="009A2C3C">
      <w:pPr>
        <w:pStyle w:val="code"/>
      </w:pPr>
    </w:p>
    <w:p w14:paraId="1BADF445" w14:textId="77777777" w:rsidR="00A33299" w:rsidRDefault="00A33299" w:rsidP="00A33299">
      <w:pPr>
        <w:pStyle w:val="code"/>
      </w:pPr>
      <w:r>
        <w:t xml:space="preserve">    sai_create_hostif_trap_fn                      create_hostif_trap;</w:t>
      </w:r>
    </w:p>
    <w:p w14:paraId="7B80B2BC" w14:textId="77777777" w:rsidR="00A33299" w:rsidRDefault="00A33299" w:rsidP="00A33299">
      <w:pPr>
        <w:pStyle w:val="code"/>
      </w:pPr>
      <w:r>
        <w:t xml:space="preserve">    sai_remove_hostif_trap_fn   </w:t>
      </w:r>
      <w:r>
        <w:tab/>
        <w:t xml:space="preserve">               remove_hostif_trap;</w:t>
      </w:r>
    </w:p>
    <w:p w14:paraId="1355D4EE" w14:textId="77777777" w:rsidR="00A33299" w:rsidRPr="000409F3" w:rsidRDefault="00A33299" w:rsidP="00A33299">
      <w:pPr>
        <w:pStyle w:val="code"/>
      </w:pPr>
      <w:r>
        <w:t xml:space="preserve">    </w:t>
      </w:r>
      <w:r w:rsidRPr="000409F3">
        <w:t>sai_set_</w:t>
      </w:r>
      <w:r>
        <w:t>hostif_trap_</w:t>
      </w:r>
      <w:r w:rsidRPr="000409F3">
        <w:t xml:space="preserve">attribute_fn </w:t>
      </w:r>
      <w:r>
        <w:t xml:space="preserve">              </w:t>
      </w:r>
      <w:r w:rsidRPr="000409F3">
        <w:t>set_</w:t>
      </w:r>
      <w:r>
        <w:t>trap_</w:t>
      </w:r>
      <w:r w:rsidRPr="000409F3">
        <w:t>attribute;</w:t>
      </w:r>
    </w:p>
    <w:p w14:paraId="5ED66109" w14:textId="77777777" w:rsidR="00A33299" w:rsidRDefault="00A33299" w:rsidP="00A33299">
      <w:pPr>
        <w:pStyle w:val="code"/>
      </w:pPr>
      <w:r w:rsidRPr="000409F3">
        <w:t xml:space="preserve">    sai_get</w:t>
      </w:r>
      <w:r>
        <w:t>_hostif_trap_</w:t>
      </w:r>
      <w:r w:rsidRPr="000409F3">
        <w:t>attribute</w:t>
      </w:r>
      <w:r>
        <w:t xml:space="preserve">_fn               </w:t>
      </w:r>
      <w:r w:rsidRPr="000409F3">
        <w:t>get_</w:t>
      </w:r>
      <w:r>
        <w:t>trap_</w:t>
      </w:r>
      <w:r w:rsidRPr="000409F3">
        <w:t>attribute;</w:t>
      </w:r>
    </w:p>
    <w:p w14:paraId="61558769" w14:textId="77777777" w:rsidR="00A33299" w:rsidRDefault="00A33299" w:rsidP="009A2C3C">
      <w:pPr>
        <w:pStyle w:val="code"/>
      </w:pPr>
    </w:p>
    <w:p w14:paraId="2938ABA0" w14:textId="77777777" w:rsidR="0088767D" w:rsidRDefault="0088767D" w:rsidP="00EA392F">
      <w:pPr>
        <w:pStyle w:val="code"/>
      </w:pPr>
      <w:r>
        <w:t xml:space="preserve">    sai_create_hostif_</w:t>
      </w:r>
      <w:r w:rsidR="00EA392F">
        <w:t>trap_</w:t>
      </w:r>
      <w:r>
        <w:t xml:space="preserve">group_fn         </w:t>
      </w:r>
      <w:r w:rsidR="008772AE">
        <w:t xml:space="preserve">  </w:t>
      </w:r>
      <w:r>
        <w:t xml:space="preserve"> </w:t>
      </w:r>
      <w:r w:rsidR="00483660">
        <w:t xml:space="preserve">    </w:t>
      </w:r>
      <w:r w:rsidR="00EA392F">
        <w:t>c</w:t>
      </w:r>
      <w:r>
        <w:t>reate_hostif_</w:t>
      </w:r>
      <w:r w:rsidR="00EA392F">
        <w:t>trap_</w:t>
      </w:r>
      <w:r>
        <w:t>group;</w:t>
      </w:r>
    </w:p>
    <w:p w14:paraId="7E1CE2DA" w14:textId="77777777" w:rsidR="0088767D" w:rsidRDefault="0088767D" w:rsidP="00EA392F">
      <w:pPr>
        <w:pStyle w:val="code"/>
      </w:pPr>
      <w:r>
        <w:t xml:space="preserve">    sai_remove_hostif_</w:t>
      </w:r>
      <w:r w:rsidR="00EA392F">
        <w:t>trap_</w:t>
      </w:r>
      <w:r>
        <w:t xml:space="preserve">group_fn   </w:t>
      </w:r>
      <w:r>
        <w:tab/>
        <w:t xml:space="preserve">    </w:t>
      </w:r>
      <w:r w:rsidR="004F7E6E">
        <w:t xml:space="preserve">  </w:t>
      </w:r>
      <w:r w:rsidR="00483660">
        <w:t xml:space="preserve"> </w:t>
      </w:r>
      <w:r>
        <w:t>remove_hostif_</w:t>
      </w:r>
      <w:r w:rsidR="00EA392F">
        <w:t>trap_</w:t>
      </w:r>
      <w:r>
        <w:t>group;</w:t>
      </w:r>
    </w:p>
    <w:p w14:paraId="3537BB35" w14:textId="77777777" w:rsidR="0088767D" w:rsidRPr="000409F3" w:rsidRDefault="0088767D" w:rsidP="00EA392F">
      <w:pPr>
        <w:pStyle w:val="code"/>
      </w:pPr>
      <w:r>
        <w:t xml:space="preserve">    </w:t>
      </w:r>
      <w:r w:rsidRPr="000409F3">
        <w:t>sai_set_</w:t>
      </w:r>
      <w:r>
        <w:t>hostif_</w:t>
      </w:r>
      <w:r w:rsidR="00EA392F">
        <w:t>trap_</w:t>
      </w:r>
      <w:r>
        <w:t>group_</w:t>
      </w:r>
      <w:r w:rsidRPr="000409F3">
        <w:t xml:space="preserve">attribute_fn </w:t>
      </w:r>
      <w:r>
        <w:t xml:space="preserve"> </w:t>
      </w:r>
      <w:r w:rsidR="008772AE">
        <w:t xml:space="preserve">  </w:t>
      </w:r>
      <w:r>
        <w:t xml:space="preserve"> </w:t>
      </w:r>
      <w:r w:rsidR="00483660">
        <w:t xml:space="preserve">    </w:t>
      </w:r>
      <w:r w:rsidRPr="000409F3">
        <w:t>set_</w:t>
      </w:r>
      <w:r w:rsidR="00EA392F">
        <w:t>trap_</w:t>
      </w:r>
      <w:r>
        <w:t>group_</w:t>
      </w:r>
      <w:r w:rsidRPr="000409F3">
        <w:t>attribute;</w:t>
      </w:r>
    </w:p>
    <w:p w14:paraId="3615BD64" w14:textId="77777777" w:rsidR="0088767D" w:rsidRDefault="0088767D" w:rsidP="00483660">
      <w:pPr>
        <w:pStyle w:val="code"/>
      </w:pPr>
      <w:r w:rsidRPr="000409F3">
        <w:t xml:space="preserve">    sai_get</w:t>
      </w:r>
      <w:r>
        <w:t>_hostif_</w:t>
      </w:r>
      <w:r w:rsidR="00EA392F">
        <w:t>trap_</w:t>
      </w:r>
      <w:r>
        <w:t>group_</w:t>
      </w:r>
      <w:r w:rsidRPr="000409F3">
        <w:t>attribute</w:t>
      </w:r>
      <w:r>
        <w:t xml:space="preserve">_fn  </w:t>
      </w:r>
      <w:r w:rsidR="008772AE">
        <w:t xml:space="preserve">  </w:t>
      </w:r>
      <w:r>
        <w:t xml:space="preserve"> </w:t>
      </w:r>
      <w:r w:rsidR="00EA392F">
        <w:t xml:space="preserve">    </w:t>
      </w:r>
      <w:r w:rsidRPr="000409F3">
        <w:t>get_</w:t>
      </w:r>
      <w:r w:rsidR="0029537D">
        <w:t>trap_</w:t>
      </w:r>
      <w:r>
        <w:t>group_</w:t>
      </w:r>
      <w:r w:rsidRPr="000409F3">
        <w:t>attribute;</w:t>
      </w:r>
    </w:p>
    <w:p w14:paraId="7B0F76B2" w14:textId="77777777" w:rsidR="00FA6106" w:rsidRDefault="00FA6106" w:rsidP="00A33299">
      <w:pPr>
        <w:pStyle w:val="code"/>
      </w:pPr>
    </w:p>
    <w:p w14:paraId="1B4994E9" w14:textId="77777777" w:rsidR="0088767D" w:rsidRPr="000409F3" w:rsidRDefault="0088767D" w:rsidP="00483660">
      <w:pPr>
        <w:pStyle w:val="code"/>
      </w:pPr>
      <w:r>
        <w:t xml:space="preserve">    sai_recv</w:t>
      </w:r>
      <w:r w:rsidRPr="000409F3">
        <w:t>_</w:t>
      </w:r>
      <w:r>
        <w:t>hostif</w:t>
      </w:r>
      <w:r w:rsidRPr="000409F3">
        <w:t>_</w:t>
      </w:r>
      <w:r>
        <w:t>packet_</w:t>
      </w:r>
      <w:r w:rsidRPr="000409F3">
        <w:t xml:space="preserve">fn </w:t>
      </w:r>
      <w:r>
        <w:t xml:space="preserve">          </w:t>
      </w:r>
      <w:r w:rsidR="008772AE">
        <w:t xml:space="preserve">  </w:t>
      </w:r>
      <w:r w:rsidR="00483660">
        <w:t xml:space="preserve">         </w:t>
      </w:r>
      <w:r>
        <w:t>recv_packet</w:t>
      </w:r>
      <w:r w:rsidRPr="000409F3">
        <w:t>;</w:t>
      </w:r>
    </w:p>
    <w:p w14:paraId="70E26710" w14:textId="77777777" w:rsidR="0088767D" w:rsidRDefault="0088767D" w:rsidP="00483660">
      <w:pPr>
        <w:pStyle w:val="code"/>
      </w:pPr>
      <w:r>
        <w:t xml:space="preserve">    sai_send_hostif_packet_fn           </w:t>
      </w:r>
      <w:r w:rsidR="008772AE">
        <w:t xml:space="preserve">  </w:t>
      </w:r>
      <w:r w:rsidR="00483660">
        <w:t xml:space="preserve">         </w:t>
      </w:r>
      <w:r>
        <w:t>send_packet</w:t>
      </w:r>
      <w:r w:rsidRPr="000409F3">
        <w:t>;</w:t>
      </w:r>
    </w:p>
    <w:p w14:paraId="3898C866" w14:textId="77777777" w:rsidR="0088767D" w:rsidRDefault="00523296" w:rsidP="0088767D">
      <w:pPr>
        <w:pStyle w:val="code"/>
      </w:pPr>
      <w:r>
        <w:t>} sai_host_interface</w:t>
      </w:r>
      <w:r w:rsidR="0088767D">
        <w:t>_api_t;</w:t>
      </w:r>
    </w:p>
    <w:p w14:paraId="584CC6FF" w14:textId="77777777" w:rsidR="00E42D57" w:rsidRDefault="00E42D57" w:rsidP="0088767D">
      <w:pPr>
        <w:pStyle w:val="code"/>
      </w:pPr>
    </w:p>
    <w:p w14:paraId="147B0B97" w14:textId="77777777" w:rsidR="00C051AF" w:rsidRDefault="00C051AF" w:rsidP="00C051AF">
      <w:pPr>
        <w:pStyle w:val="code"/>
      </w:pPr>
    </w:p>
    <w:p w14:paraId="4F78695C" w14:textId="77777777" w:rsidR="00E42D57" w:rsidRDefault="00BD22BB" w:rsidP="00AB1893">
      <w:pPr>
        <w:pStyle w:val="Heading2"/>
      </w:pPr>
      <w:bookmarkStart w:id="78" w:name="_Toc465354525"/>
      <w:r>
        <w:t>New Callb</w:t>
      </w:r>
      <w:r w:rsidR="00E42D57">
        <w:t>ack function for packe</w:t>
      </w:r>
      <w:r w:rsidR="00AB1893">
        <w:t>t</w:t>
      </w:r>
      <w:r w:rsidR="00E42D57">
        <w:t xml:space="preserve"> receive</w:t>
      </w:r>
      <w:bookmarkEnd w:id="78"/>
      <w:r w:rsidR="00E42D57">
        <w:t xml:space="preserve"> </w:t>
      </w:r>
    </w:p>
    <w:tbl>
      <w:tblPr>
        <w:tblW w:w="0" w:type="auto"/>
        <w:tblInd w:w="-3" w:type="dxa"/>
        <w:shd w:val="clear" w:color="auto" w:fill="FFFFFF"/>
        <w:tblCellMar>
          <w:top w:w="15" w:type="dxa"/>
          <w:left w:w="15" w:type="dxa"/>
          <w:bottom w:w="15" w:type="dxa"/>
          <w:right w:w="15" w:type="dxa"/>
        </w:tblCellMar>
        <w:tblLook w:val="04A0" w:firstRow="1" w:lastRow="0" w:firstColumn="1" w:lastColumn="0" w:noHBand="0" w:noVBand="1"/>
      </w:tblPr>
      <w:tblGrid>
        <w:gridCol w:w="7921"/>
      </w:tblGrid>
      <w:tr w:rsidR="00E42D57" w:rsidRPr="00B77A38" w14:paraId="59545FDF" w14:textId="77777777" w:rsidTr="00907463">
        <w:tc>
          <w:tcPr>
            <w:tcW w:w="0" w:type="auto"/>
            <w:shd w:val="clear" w:color="auto" w:fill="FFFFFF"/>
            <w:tcMar>
              <w:top w:w="0" w:type="dxa"/>
              <w:left w:w="150" w:type="dxa"/>
              <w:bottom w:w="0" w:type="dxa"/>
              <w:right w:w="150" w:type="dxa"/>
            </w:tcMar>
            <w:hideMark/>
          </w:tcPr>
          <w:p w14:paraId="596ECF87" w14:textId="77777777" w:rsidR="00141DD7" w:rsidRDefault="00141DD7" w:rsidP="00907463">
            <w:pPr>
              <w:pStyle w:val="code"/>
            </w:pPr>
            <w:r>
              <w:t>/*</w:t>
            </w:r>
          </w:p>
          <w:p w14:paraId="0B1C5778" w14:textId="77777777" w:rsidR="00E42D57" w:rsidRPr="00B77A38" w:rsidRDefault="00E42D57" w:rsidP="00907463">
            <w:pPr>
              <w:pStyle w:val="code"/>
            </w:pPr>
            <w:r w:rsidRPr="00B77A38">
              <w:t>* Switch notification table passed to the adapter via sai_initialize_switch()</w:t>
            </w:r>
          </w:p>
        </w:tc>
      </w:tr>
      <w:tr w:rsidR="00E42D57" w:rsidRPr="00B77A38" w14:paraId="2B2A5D31" w14:textId="77777777" w:rsidTr="00907463">
        <w:tc>
          <w:tcPr>
            <w:tcW w:w="0" w:type="auto"/>
            <w:shd w:val="clear" w:color="auto" w:fill="FFFFFF"/>
            <w:tcMar>
              <w:top w:w="0" w:type="dxa"/>
              <w:left w:w="150" w:type="dxa"/>
              <w:bottom w:w="0" w:type="dxa"/>
              <w:right w:w="150" w:type="dxa"/>
            </w:tcMar>
            <w:hideMark/>
          </w:tcPr>
          <w:p w14:paraId="14EEE094" w14:textId="77777777" w:rsidR="00E42D57" w:rsidRPr="00B77A38" w:rsidRDefault="00E42D57" w:rsidP="00907463">
            <w:pPr>
              <w:pStyle w:val="code"/>
            </w:pPr>
            <w:r w:rsidRPr="00B77A38">
              <w:t>*/</w:t>
            </w:r>
          </w:p>
        </w:tc>
      </w:tr>
      <w:tr w:rsidR="00E42D57" w:rsidRPr="00B77A38" w14:paraId="7C06D5C4" w14:textId="77777777" w:rsidTr="00907463">
        <w:tc>
          <w:tcPr>
            <w:tcW w:w="0" w:type="auto"/>
            <w:shd w:val="clear" w:color="auto" w:fill="FFFFFF"/>
            <w:tcMar>
              <w:top w:w="0" w:type="dxa"/>
              <w:left w:w="150" w:type="dxa"/>
              <w:bottom w:w="0" w:type="dxa"/>
              <w:right w:w="150" w:type="dxa"/>
            </w:tcMar>
            <w:hideMark/>
          </w:tcPr>
          <w:p w14:paraId="1345E8F6" w14:textId="77777777" w:rsidR="00E42D57" w:rsidRPr="00B77A38" w:rsidRDefault="00E42D57" w:rsidP="00907463">
            <w:pPr>
              <w:pStyle w:val="code"/>
            </w:pPr>
            <w:r w:rsidRPr="00B77A38">
              <w:t>typedef struct _sai_switch_notification_t</w:t>
            </w:r>
          </w:p>
        </w:tc>
      </w:tr>
      <w:tr w:rsidR="00E42D57" w:rsidRPr="00B77A38" w14:paraId="1D2D5107" w14:textId="77777777" w:rsidTr="00907463">
        <w:tc>
          <w:tcPr>
            <w:tcW w:w="0" w:type="auto"/>
            <w:shd w:val="clear" w:color="auto" w:fill="FFFFFF"/>
            <w:tcMar>
              <w:top w:w="0" w:type="dxa"/>
              <w:left w:w="150" w:type="dxa"/>
              <w:bottom w:w="0" w:type="dxa"/>
              <w:right w:w="150" w:type="dxa"/>
            </w:tcMar>
            <w:hideMark/>
          </w:tcPr>
          <w:p w14:paraId="2D43CD72" w14:textId="77777777" w:rsidR="00E42D57" w:rsidRPr="00B77A38" w:rsidRDefault="00E42D57" w:rsidP="00907463">
            <w:pPr>
              <w:pStyle w:val="code"/>
            </w:pPr>
            <w:r w:rsidRPr="00B77A38">
              <w:t>{</w:t>
            </w:r>
          </w:p>
        </w:tc>
      </w:tr>
      <w:tr w:rsidR="00E42D57" w:rsidRPr="00B77A38" w14:paraId="48AE2ACE" w14:textId="77777777" w:rsidTr="00907463">
        <w:tc>
          <w:tcPr>
            <w:tcW w:w="0" w:type="auto"/>
            <w:shd w:val="clear" w:color="auto" w:fill="FFFFFF"/>
            <w:tcMar>
              <w:top w:w="0" w:type="dxa"/>
              <w:left w:w="150" w:type="dxa"/>
              <w:bottom w:w="0" w:type="dxa"/>
              <w:right w:w="150" w:type="dxa"/>
            </w:tcMar>
            <w:hideMark/>
          </w:tcPr>
          <w:p w14:paraId="6E8A3F60" w14:textId="77777777" w:rsidR="00E42D57" w:rsidRPr="00B77A38" w:rsidRDefault="00E42D57" w:rsidP="00907463">
            <w:pPr>
              <w:pStyle w:val="code"/>
            </w:pPr>
            <w:r w:rsidRPr="00B77A38">
              <w:t xml:space="preserve">    sai_switch_state_change_notification_fn on_switch_state_change;</w:t>
            </w:r>
          </w:p>
        </w:tc>
      </w:tr>
      <w:tr w:rsidR="00E42D57" w:rsidRPr="00B77A38" w14:paraId="58949A13" w14:textId="77777777" w:rsidTr="00907463">
        <w:tc>
          <w:tcPr>
            <w:tcW w:w="0" w:type="auto"/>
            <w:shd w:val="clear" w:color="auto" w:fill="FFFFFF"/>
            <w:tcMar>
              <w:top w:w="0" w:type="dxa"/>
              <w:left w:w="150" w:type="dxa"/>
              <w:bottom w:w="0" w:type="dxa"/>
              <w:right w:w="150" w:type="dxa"/>
            </w:tcMar>
            <w:hideMark/>
          </w:tcPr>
          <w:p w14:paraId="5CACEE16" w14:textId="77777777" w:rsidR="00E42D57" w:rsidRPr="00B77A38" w:rsidRDefault="00E42D57" w:rsidP="00907463">
            <w:pPr>
              <w:pStyle w:val="code"/>
            </w:pPr>
            <w:r w:rsidRPr="00B77A38">
              <w:t xml:space="preserve">    sai_fdb_event_notification_fn           on_fdb_event;</w:t>
            </w:r>
          </w:p>
          <w:p w14:paraId="7136A63E" w14:textId="77777777" w:rsidR="00E42D57" w:rsidRPr="00B77A38" w:rsidRDefault="00E42D57" w:rsidP="00907463">
            <w:pPr>
              <w:pStyle w:val="code"/>
              <w:rPr>
                <w:b/>
                <w:bCs/>
              </w:rPr>
            </w:pPr>
            <w:r w:rsidRPr="00B77A38">
              <w:t xml:space="preserve">    </w:t>
            </w:r>
            <w:r w:rsidRPr="00B77A38">
              <w:rPr>
                <w:b/>
                <w:bCs/>
              </w:rPr>
              <w:t>sai_packet_event_notification_fn        on_packet_event;</w:t>
            </w:r>
          </w:p>
        </w:tc>
      </w:tr>
      <w:tr w:rsidR="00E42D57" w:rsidRPr="00B77A38" w14:paraId="6CFE1AD0" w14:textId="77777777" w:rsidTr="00907463">
        <w:tc>
          <w:tcPr>
            <w:tcW w:w="0" w:type="auto"/>
            <w:shd w:val="clear" w:color="auto" w:fill="FFFFFF"/>
            <w:tcMar>
              <w:top w:w="0" w:type="dxa"/>
              <w:left w:w="150" w:type="dxa"/>
              <w:bottom w:w="0" w:type="dxa"/>
              <w:right w:w="150" w:type="dxa"/>
            </w:tcMar>
            <w:hideMark/>
          </w:tcPr>
          <w:p w14:paraId="57E7A6FD" w14:textId="77777777" w:rsidR="00E42D57" w:rsidRPr="00B77A38" w:rsidRDefault="00E42D57" w:rsidP="00907463">
            <w:pPr>
              <w:pStyle w:val="code"/>
            </w:pPr>
            <w:r w:rsidRPr="00B77A38">
              <w:t xml:space="preserve">    sai_port_state_change_notification_fn   on_port_state_change;</w:t>
            </w:r>
          </w:p>
        </w:tc>
      </w:tr>
      <w:tr w:rsidR="00E42D57" w:rsidRPr="00B77A38" w14:paraId="19F34979" w14:textId="77777777" w:rsidTr="00907463">
        <w:tc>
          <w:tcPr>
            <w:tcW w:w="0" w:type="auto"/>
            <w:shd w:val="clear" w:color="auto" w:fill="FFFFFF"/>
            <w:tcMar>
              <w:top w:w="0" w:type="dxa"/>
              <w:left w:w="150" w:type="dxa"/>
              <w:bottom w:w="0" w:type="dxa"/>
              <w:right w:w="150" w:type="dxa"/>
            </w:tcMar>
            <w:hideMark/>
          </w:tcPr>
          <w:p w14:paraId="6B5794C5" w14:textId="77777777" w:rsidR="00E42D57" w:rsidRPr="00B77A38" w:rsidRDefault="00E42D57" w:rsidP="00907463">
            <w:pPr>
              <w:pStyle w:val="code"/>
            </w:pPr>
            <w:r w:rsidRPr="00B77A38">
              <w:t xml:space="preserve">    sai_switch_shutdown_request_fn          on_switch_shutdown_request;</w:t>
            </w:r>
          </w:p>
        </w:tc>
      </w:tr>
      <w:tr w:rsidR="00E42D57" w:rsidRPr="00B77A38" w14:paraId="7B470868" w14:textId="77777777" w:rsidTr="00907463">
        <w:tc>
          <w:tcPr>
            <w:tcW w:w="0" w:type="auto"/>
            <w:shd w:val="clear" w:color="auto" w:fill="FFFFFF"/>
            <w:tcMar>
              <w:top w:w="0" w:type="dxa"/>
              <w:left w:w="150" w:type="dxa"/>
              <w:bottom w:w="0" w:type="dxa"/>
              <w:right w:w="150" w:type="dxa"/>
            </w:tcMar>
            <w:hideMark/>
          </w:tcPr>
          <w:p w14:paraId="25565CD5" w14:textId="77777777" w:rsidR="00E42D57" w:rsidRDefault="00E42D57" w:rsidP="00907463">
            <w:pPr>
              <w:pStyle w:val="code"/>
            </w:pPr>
            <w:r w:rsidRPr="00B77A38">
              <w:t>} sai_switch_notification_t;</w:t>
            </w:r>
          </w:p>
          <w:p w14:paraId="7D3421DB" w14:textId="77777777" w:rsidR="00E42D57" w:rsidRDefault="00E42D57" w:rsidP="00907463">
            <w:pPr>
              <w:pStyle w:val="code"/>
            </w:pPr>
          </w:p>
          <w:p w14:paraId="5403BD87" w14:textId="77777777" w:rsidR="00E42D57" w:rsidRDefault="00E42D57" w:rsidP="00907463">
            <w:pPr>
              <w:pStyle w:val="code"/>
            </w:pPr>
            <w:r w:rsidRPr="000145C3">
              <w:t>typedef</w:t>
            </w:r>
            <w:r w:rsidRPr="00CA4A5A">
              <w:t xml:space="preserve"> </w:t>
            </w:r>
            <w:r w:rsidRPr="000145C3">
              <w:t>void</w:t>
            </w:r>
            <w:r w:rsidRPr="00CA4A5A">
              <w:t xml:space="preserve"> (*</w:t>
            </w:r>
            <w:r>
              <w:t>sai_packet</w:t>
            </w:r>
            <w:r w:rsidRPr="003D5D85">
              <w:t>_event_</w:t>
            </w:r>
            <w:r>
              <w:t>notification_fn</w:t>
            </w:r>
            <w:r w:rsidRPr="00CA4A5A">
              <w:t>)(</w:t>
            </w:r>
          </w:p>
          <w:p w14:paraId="2E8ABE55" w14:textId="77777777" w:rsidR="00E42D57" w:rsidRDefault="00677313" w:rsidP="00907463">
            <w:pPr>
              <w:pStyle w:val="code"/>
            </w:pPr>
            <w:r>
              <w:t xml:space="preserve">    </w:t>
            </w:r>
            <w:r w:rsidR="003A4572">
              <w:t xml:space="preserve">_In_ </w:t>
            </w:r>
            <w:r w:rsidR="00930C13">
              <w:t xml:space="preserve">const </w:t>
            </w:r>
            <w:r w:rsidR="000E3AAD">
              <w:t>void *</w:t>
            </w:r>
            <w:r w:rsidR="0066216B">
              <w:t>buffer</w:t>
            </w:r>
            <w:r w:rsidR="00E42D57">
              <w:t xml:space="preserve">, </w:t>
            </w:r>
          </w:p>
          <w:p w14:paraId="1BB49800" w14:textId="77777777" w:rsidR="00E42D57" w:rsidRDefault="00677313" w:rsidP="00907463">
            <w:pPr>
              <w:pStyle w:val="code"/>
            </w:pPr>
            <w:r>
              <w:t xml:space="preserve">    </w:t>
            </w:r>
            <w:r w:rsidR="003A4572">
              <w:t xml:space="preserve">_In_ </w:t>
            </w:r>
            <w:r w:rsidR="000E3AAD">
              <w:t xml:space="preserve">sai_size_t </w:t>
            </w:r>
            <w:r w:rsidR="003C4BC1">
              <w:t>buffer_size</w:t>
            </w:r>
            <w:r w:rsidR="00E42D57">
              <w:t xml:space="preserve">, </w:t>
            </w:r>
          </w:p>
          <w:p w14:paraId="7A37F8A9" w14:textId="77777777" w:rsidR="00E42D57" w:rsidRDefault="00677313" w:rsidP="00907463">
            <w:pPr>
              <w:pStyle w:val="code"/>
            </w:pPr>
            <w:r>
              <w:t xml:space="preserve">    </w:t>
            </w:r>
            <w:r w:rsidR="003A4572">
              <w:t xml:space="preserve">_In_ </w:t>
            </w:r>
            <w:r w:rsidR="00DD3731">
              <w:t>u</w:t>
            </w:r>
            <w:r w:rsidR="00E42D57">
              <w:t>int</w:t>
            </w:r>
            <w:r w:rsidR="00DD3731">
              <w:t>32</w:t>
            </w:r>
            <w:r w:rsidR="002F2D89">
              <w:t>_t</w:t>
            </w:r>
            <w:r w:rsidR="00E42D57">
              <w:t xml:space="preserve"> attr_count,</w:t>
            </w:r>
          </w:p>
          <w:p w14:paraId="504B623B" w14:textId="77777777" w:rsidR="00E42D57" w:rsidRDefault="00677313" w:rsidP="000A52D4">
            <w:pPr>
              <w:pStyle w:val="code"/>
            </w:pPr>
            <w:r>
              <w:t xml:space="preserve">    </w:t>
            </w:r>
            <w:r w:rsidR="003A4572">
              <w:t xml:space="preserve">_In_ </w:t>
            </w:r>
            <w:r w:rsidR="00930C13">
              <w:t xml:space="preserve">const </w:t>
            </w:r>
            <w:r w:rsidR="004D6B87">
              <w:t xml:space="preserve">sai_attribute_t </w:t>
            </w:r>
            <w:r w:rsidR="000E3AAD">
              <w:t>*</w:t>
            </w:r>
            <w:r w:rsidR="00E42D57">
              <w:t>attr_list</w:t>
            </w:r>
          </w:p>
          <w:p w14:paraId="77044E91" w14:textId="77777777" w:rsidR="00E42D57" w:rsidRPr="00B77A38" w:rsidRDefault="00E42D57" w:rsidP="00907463">
            <w:pPr>
              <w:pStyle w:val="code"/>
            </w:pPr>
            <w:r>
              <w:t>);</w:t>
            </w:r>
          </w:p>
        </w:tc>
      </w:tr>
      <w:tr w:rsidR="00E42D57" w:rsidRPr="00B77A38" w14:paraId="67E6ECB4" w14:textId="77777777" w:rsidTr="00907463">
        <w:tc>
          <w:tcPr>
            <w:tcW w:w="0" w:type="auto"/>
            <w:shd w:val="clear" w:color="auto" w:fill="FFFFFF"/>
            <w:tcMar>
              <w:top w:w="0" w:type="dxa"/>
              <w:left w:w="150" w:type="dxa"/>
              <w:bottom w:w="0" w:type="dxa"/>
              <w:right w:w="150" w:type="dxa"/>
            </w:tcMar>
          </w:tcPr>
          <w:p w14:paraId="6F1A882C" w14:textId="77777777" w:rsidR="00E42D57" w:rsidRPr="00B77A38" w:rsidRDefault="00E42D57" w:rsidP="00907463">
            <w:pPr>
              <w:pStyle w:val="code"/>
            </w:pPr>
          </w:p>
        </w:tc>
      </w:tr>
      <w:bookmarkEnd w:id="23"/>
    </w:tbl>
    <w:p w14:paraId="2113A4D0" w14:textId="77777777" w:rsidR="00042AFE" w:rsidRDefault="00042AFE" w:rsidP="00042AFE">
      <w:pPr>
        <w:pStyle w:val="Heading2"/>
        <w:numPr>
          <w:ilvl w:val="0"/>
          <w:numId w:val="0"/>
        </w:numPr>
        <w:ind w:left="576"/>
      </w:pPr>
    </w:p>
    <w:p w14:paraId="09A676DD" w14:textId="77777777" w:rsidR="00042AFE" w:rsidRDefault="00042AFE" w:rsidP="00042AFE">
      <w:pPr>
        <w:pStyle w:val="Heading2"/>
      </w:pPr>
      <w:bookmarkStart w:id="79" w:name="_Toc465354526"/>
      <w:r>
        <w:t xml:space="preserve">Changes in </w:t>
      </w:r>
      <w:proofErr w:type="spellStart"/>
      <w:r>
        <w:t>saitypes.h</w:t>
      </w:r>
      <w:bookmarkEnd w:id="79"/>
      <w:proofErr w:type="spellEnd"/>
    </w:p>
    <w:tbl>
      <w:tblPr>
        <w:tblW w:w="7924" w:type="dxa"/>
        <w:tblInd w:w="-3" w:type="dxa"/>
        <w:shd w:val="clear" w:color="auto" w:fill="FFFFFF"/>
        <w:tblCellMar>
          <w:top w:w="15" w:type="dxa"/>
          <w:left w:w="15" w:type="dxa"/>
          <w:bottom w:w="15" w:type="dxa"/>
          <w:right w:w="15" w:type="dxa"/>
        </w:tblCellMar>
        <w:tblLook w:val="04A0" w:firstRow="1" w:lastRow="0" w:firstColumn="1" w:lastColumn="0" w:noHBand="0" w:noVBand="1"/>
      </w:tblPr>
      <w:tblGrid>
        <w:gridCol w:w="7924"/>
      </w:tblGrid>
      <w:tr w:rsidR="00042AFE" w:rsidRPr="00B77A38" w14:paraId="01BF4524" w14:textId="77777777" w:rsidTr="00042AFE">
        <w:trPr>
          <w:trHeight w:val="409"/>
        </w:trPr>
        <w:tc>
          <w:tcPr>
            <w:tcW w:w="0" w:type="auto"/>
            <w:shd w:val="clear" w:color="auto" w:fill="FFFFFF"/>
            <w:tcMar>
              <w:top w:w="0" w:type="dxa"/>
              <w:left w:w="150" w:type="dxa"/>
              <w:bottom w:w="0" w:type="dxa"/>
              <w:right w:w="150" w:type="dxa"/>
            </w:tcMar>
            <w:hideMark/>
          </w:tcPr>
          <w:p w14:paraId="522AB1B5" w14:textId="77777777" w:rsidR="00042AFE" w:rsidRDefault="001E3C10" w:rsidP="00C14BF1">
            <w:pPr>
              <w:pStyle w:val="code"/>
            </w:pPr>
            <w:r>
              <w:t>t</w:t>
            </w:r>
            <w:r w:rsidR="00042AFE">
              <w:t>ypedef size_t sai_size_t;</w:t>
            </w:r>
          </w:p>
          <w:p w14:paraId="4AF05A26" w14:textId="77777777" w:rsidR="00042AFE" w:rsidRPr="00B77A38" w:rsidRDefault="00042AFE" w:rsidP="00C14BF1">
            <w:pPr>
              <w:pStyle w:val="code"/>
            </w:pPr>
          </w:p>
        </w:tc>
      </w:tr>
      <w:tr w:rsidR="00042AFE" w:rsidRPr="00B77A38" w14:paraId="301B217F" w14:textId="77777777" w:rsidTr="00042AFE">
        <w:trPr>
          <w:trHeight w:val="204"/>
        </w:trPr>
        <w:tc>
          <w:tcPr>
            <w:tcW w:w="0" w:type="auto"/>
            <w:shd w:val="clear" w:color="auto" w:fill="FFFFFF"/>
            <w:tcMar>
              <w:top w:w="0" w:type="dxa"/>
              <w:left w:w="150" w:type="dxa"/>
              <w:bottom w:w="0" w:type="dxa"/>
              <w:right w:w="150" w:type="dxa"/>
            </w:tcMar>
            <w:hideMark/>
          </w:tcPr>
          <w:p w14:paraId="21CC27AF" w14:textId="77777777" w:rsidR="00042AFE" w:rsidRPr="00B77A38" w:rsidRDefault="00042AFE" w:rsidP="00C14BF1">
            <w:pPr>
              <w:pStyle w:val="code"/>
            </w:pPr>
          </w:p>
        </w:tc>
      </w:tr>
    </w:tbl>
    <w:p w14:paraId="1BE0C31B" w14:textId="77777777" w:rsidR="00042AFE" w:rsidRDefault="00042AFE" w:rsidP="00042AFE"/>
    <w:p w14:paraId="18A99E9B" w14:textId="77777777" w:rsidR="009C35DB" w:rsidRDefault="009C35DB" w:rsidP="009C35DB">
      <w:pPr>
        <w:pStyle w:val="Heading2"/>
      </w:pPr>
      <w:bookmarkStart w:id="80" w:name="_Toc465354527"/>
      <w:r>
        <w:t xml:space="preserve">Changes in </w:t>
      </w:r>
      <w:proofErr w:type="spellStart"/>
      <w:r>
        <w:t>saiswitch.h</w:t>
      </w:r>
      <w:bookmarkEnd w:id="80"/>
      <w:proofErr w:type="spellEnd"/>
    </w:p>
    <w:p w14:paraId="3E3651D6" w14:textId="77777777" w:rsidR="009C35DB" w:rsidRPr="009C35DB" w:rsidRDefault="009C35DB" w:rsidP="009C35DB">
      <w:pPr>
        <w:pStyle w:val="code"/>
      </w:pPr>
      <w:r>
        <w:t>-</w:t>
      </w:r>
      <w:r w:rsidRPr="009C35DB">
        <w:t xml:space="preserve">    /* Action for Packets with TTL 0 or 1 [sai_packet_action_t] </w:t>
      </w:r>
    </w:p>
    <w:p w14:paraId="44EE5B0E" w14:textId="77777777" w:rsidR="009C35DB" w:rsidRPr="009C35DB" w:rsidRDefault="009C35DB" w:rsidP="009C35DB">
      <w:pPr>
        <w:pStyle w:val="code"/>
      </w:pPr>
      <w:r>
        <w:t>-</w:t>
      </w:r>
      <w:r w:rsidRPr="009C35DB">
        <w:t xml:space="preserve">       (default to SAI_PACKET_ACTION_TRAP) */</w:t>
      </w:r>
    </w:p>
    <w:p w14:paraId="0727F989" w14:textId="77777777" w:rsidR="009C35DB" w:rsidRPr="00042AFE" w:rsidRDefault="009C35DB" w:rsidP="009C35DB">
      <w:pPr>
        <w:pStyle w:val="code"/>
      </w:pPr>
      <w:r>
        <w:t>-</w:t>
      </w:r>
      <w:r w:rsidRPr="009C35DB">
        <w:t xml:space="preserve">    SAI_SWITCH_ATTR_VIOLATION_TTL1_ACTION,</w:t>
      </w:r>
    </w:p>
    <w:p w14:paraId="239CC142" w14:textId="77777777" w:rsidR="009C35DB" w:rsidRDefault="009C35DB" w:rsidP="009C35DB">
      <w:pPr>
        <w:pStyle w:val="Heading2"/>
        <w:numPr>
          <w:ilvl w:val="0"/>
          <w:numId w:val="0"/>
        </w:numPr>
        <w:ind w:left="576"/>
      </w:pPr>
    </w:p>
    <w:p w14:paraId="4FAEB533" w14:textId="77777777" w:rsidR="003C4B3E" w:rsidRDefault="00D912B1" w:rsidP="00D912B1">
      <w:pPr>
        <w:pStyle w:val="Heading2"/>
      </w:pPr>
      <w:bookmarkStart w:id="81" w:name="_Toc465354528"/>
      <w:r>
        <w:t>Configuration example</w:t>
      </w:r>
      <w:r w:rsidR="008772AE">
        <w:t xml:space="preserve"> </w:t>
      </w:r>
      <w:r w:rsidR="000B3607">
        <w:t xml:space="preserve">– using </w:t>
      </w:r>
      <w:proofErr w:type="spellStart"/>
      <w:r w:rsidR="000B3607">
        <w:t>netdev</w:t>
      </w:r>
      <w:proofErr w:type="spellEnd"/>
      <w:r w:rsidR="000B3607">
        <w:t xml:space="preserve"> channel</w:t>
      </w:r>
      <w:bookmarkEnd w:id="81"/>
    </w:p>
    <w:p w14:paraId="7C6A5684" w14:textId="77777777" w:rsidR="00F43B06" w:rsidRDefault="00D912B1" w:rsidP="00D912B1">
      <w:r>
        <w:t>In the below example we will configure a system running L2</w:t>
      </w:r>
      <w:r w:rsidR="008D455D">
        <w:t xml:space="preserve"> </w:t>
      </w:r>
      <w:r w:rsidR="00F43B06">
        <w:t>{STP,</w:t>
      </w:r>
      <w:r w:rsidR="008D455D">
        <w:t xml:space="preserve"> LACP, IGMP snooping}</w:t>
      </w:r>
      <w:r w:rsidR="00F43B06">
        <w:t>,</w:t>
      </w:r>
      <w:r w:rsidR="008D455D">
        <w:t xml:space="preserve"> </w:t>
      </w:r>
      <w:r w:rsidR="00F43B06">
        <w:t>L3 {</w:t>
      </w:r>
      <w:r w:rsidR="00CD23A9">
        <w:t>BGP</w:t>
      </w:r>
      <w:r w:rsidR="00F43B06">
        <w:t>}</w:t>
      </w:r>
      <w:r w:rsidR="008D455D">
        <w:t>.</w:t>
      </w:r>
      <w:r w:rsidR="00F43B06">
        <w:t xml:space="preserve">  </w:t>
      </w:r>
    </w:p>
    <w:p w14:paraId="168602DD" w14:textId="77777777" w:rsidR="00F43B06" w:rsidRDefault="00F43B06" w:rsidP="00D912B1">
      <w:r>
        <w:t>We will create 3 QoS groups for the traffic to CPU</w:t>
      </w:r>
    </w:p>
    <w:p w14:paraId="2E2883F8" w14:textId="77777777" w:rsidR="00F43B06" w:rsidRDefault="00F43B06" w:rsidP="00D912B1">
      <w:r>
        <w:t>High – for control STP,</w:t>
      </w:r>
      <w:r w:rsidR="008D455D">
        <w:t xml:space="preserve"> LACP</w:t>
      </w:r>
      <w:r>
        <w:t>,</w:t>
      </w:r>
      <w:r w:rsidR="008D455D">
        <w:t xml:space="preserve"> </w:t>
      </w:r>
      <w:r>
        <w:t xml:space="preserve">BGP </w:t>
      </w:r>
    </w:p>
    <w:p w14:paraId="635B96F6" w14:textId="77777777" w:rsidR="00D912B1" w:rsidRDefault="00F43B06" w:rsidP="00F56DFA">
      <w:r>
        <w:t xml:space="preserve">Medium – IGMP packet, </w:t>
      </w:r>
      <w:r w:rsidR="00F56DFA">
        <w:t>ARP</w:t>
      </w:r>
      <w:r>
        <w:t xml:space="preserve"> </w:t>
      </w:r>
    </w:p>
    <w:p w14:paraId="4BBB3B5A" w14:textId="77777777" w:rsidR="00357477" w:rsidRDefault="004206CD" w:rsidP="004206CD">
      <w:r>
        <w:t>Low – L3 exception (non-resolved ARP)</w:t>
      </w:r>
    </w:p>
    <w:p w14:paraId="68E0B952" w14:textId="77777777" w:rsidR="00B27321" w:rsidRDefault="00B27321" w:rsidP="00357477">
      <w:r>
        <w:t xml:space="preserve">The </w:t>
      </w:r>
      <w:r w:rsidR="006E68A9">
        <w:t>system has</w:t>
      </w:r>
      <w:r>
        <w:t xml:space="preserve"> 4 </w:t>
      </w:r>
      <w:r w:rsidR="006E68A9">
        <w:t>physical</w:t>
      </w:r>
      <w:r w:rsidR="004206CD">
        <w:t xml:space="preserve"> ports</w:t>
      </w:r>
      <w:r w:rsidR="006E68A9">
        <w:t>, and the</w:t>
      </w:r>
      <w:r w:rsidR="004206CD">
        <w:t xml:space="preserve"> method for send and receive</w:t>
      </w:r>
      <w:r w:rsidR="00E64EA6">
        <w:t xml:space="preserve"> of CPU traffic</w:t>
      </w:r>
      <w:r w:rsidR="006E68A9">
        <w:t xml:space="preserve"> is via OS net device </w:t>
      </w:r>
    </w:p>
    <w:p w14:paraId="10325F86" w14:textId="77777777" w:rsidR="00F43B06" w:rsidRDefault="00F43B06" w:rsidP="003C4B3E">
      <w:pPr>
        <w:pStyle w:val="Heading3"/>
      </w:pPr>
      <w:bookmarkStart w:id="82" w:name="_Toc465354529"/>
      <w:r>
        <w:t>Step 1</w:t>
      </w:r>
      <w:r w:rsidR="002132EC">
        <w:t>-</w:t>
      </w:r>
      <w:r>
        <w:t xml:space="preserve"> </w:t>
      </w:r>
      <w:r w:rsidR="00357477">
        <w:t>create three</w:t>
      </w:r>
      <w:r>
        <w:t xml:space="preserve"> </w:t>
      </w:r>
      <w:r w:rsidR="00357477">
        <w:t>trap groups</w:t>
      </w:r>
      <w:bookmarkEnd w:id="82"/>
      <w:r w:rsidR="00357477">
        <w:t xml:space="preserve"> </w:t>
      </w:r>
    </w:p>
    <w:p w14:paraId="77875E42" w14:textId="77777777" w:rsidR="00357477" w:rsidRDefault="00357477" w:rsidP="00357477">
      <w:pPr>
        <w:pStyle w:val="code"/>
      </w:pPr>
      <w:r>
        <w:t>sai_object_id_t low_prio_group;</w:t>
      </w:r>
    </w:p>
    <w:p w14:paraId="1F380E3A" w14:textId="77777777" w:rsidR="00357477" w:rsidRDefault="00357477" w:rsidP="00357477">
      <w:pPr>
        <w:pStyle w:val="code"/>
      </w:pPr>
      <w:r>
        <w:t>sai_object_id_t med_prio_group;</w:t>
      </w:r>
    </w:p>
    <w:p w14:paraId="44869179" w14:textId="77777777" w:rsidR="00357477" w:rsidRDefault="00357477" w:rsidP="00357477">
      <w:pPr>
        <w:pStyle w:val="code"/>
      </w:pPr>
      <w:r>
        <w:t>sai_object_id_t high_prio_group;</w:t>
      </w:r>
    </w:p>
    <w:p w14:paraId="7987B6F4" w14:textId="77777777" w:rsidR="00357477" w:rsidRDefault="00357477" w:rsidP="00357477">
      <w:pPr>
        <w:pStyle w:val="code"/>
      </w:pPr>
    </w:p>
    <w:p w14:paraId="6682B356" w14:textId="77777777" w:rsidR="00357477" w:rsidRDefault="004D6B87" w:rsidP="00357477">
      <w:pPr>
        <w:pStyle w:val="code"/>
      </w:pPr>
      <w:r>
        <w:t xml:space="preserve">sai_attribute_t </w:t>
      </w:r>
      <w:r w:rsidR="00357477">
        <w:t>sai_attr_list[3]</w:t>
      </w:r>
      <w:r w:rsidR="00B27321">
        <w:t>;</w:t>
      </w:r>
    </w:p>
    <w:p w14:paraId="3F26DE75" w14:textId="77777777" w:rsidR="00357477" w:rsidRDefault="00357477" w:rsidP="00357477">
      <w:pPr>
        <w:pStyle w:val="code"/>
      </w:pPr>
      <w:r>
        <w:t>sai_attr_list[0].</w:t>
      </w:r>
      <w:r w:rsidR="00B27321">
        <w:t>id=SAI_HOSTIF_</w:t>
      </w:r>
      <w:r w:rsidR="00923073">
        <w:t>TRAP_</w:t>
      </w:r>
      <w:r w:rsidR="00B27321">
        <w:t>GROUP_ATTR_PRIO;</w:t>
      </w:r>
    </w:p>
    <w:p w14:paraId="5130FDC7" w14:textId="77777777" w:rsidR="00B27321" w:rsidRDefault="00B27321" w:rsidP="00B27321">
      <w:pPr>
        <w:pStyle w:val="code"/>
      </w:pPr>
      <w:r>
        <w:t>sai_attr_list[0].value=7;</w:t>
      </w:r>
    </w:p>
    <w:p w14:paraId="5F849BE0" w14:textId="77777777" w:rsidR="00CD23A9" w:rsidRDefault="00CD23A9" w:rsidP="00B27321">
      <w:pPr>
        <w:pStyle w:val="code"/>
      </w:pPr>
    </w:p>
    <w:p w14:paraId="7D5CBF61" w14:textId="77777777" w:rsidR="00B27321" w:rsidRDefault="00B27321" w:rsidP="00B27321">
      <w:pPr>
        <w:pStyle w:val="code"/>
      </w:pPr>
      <w:r>
        <w:t>sai_attr_list[1].id=SAI_HOSTIF_</w:t>
      </w:r>
      <w:r w:rsidR="00923073">
        <w:t>TRAP_</w:t>
      </w:r>
      <w:r>
        <w:t>GROUP_ATTR_QUEUE;</w:t>
      </w:r>
    </w:p>
    <w:p w14:paraId="6A26F8BA" w14:textId="77777777" w:rsidR="00B27321" w:rsidRDefault="00B27321" w:rsidP="00B27321">
      <w:pPr>
        <w:pStyle w:val="code"/>
      </w:pPr>
      <w:r>
        <w:t>sai_attr_list[1].value=high_queue_id;</w:t>
      </w:r>
      <w:r w:rsidR="009B434A">
        <w:t xml:space="preserve"> </w:t>
      </w:r>
      <w:r>
        <w:t>//</w:t>
      </w:r>
      <w:r w:rsidRPr="00B27321">
        <w:t xml:space="preserve"> </w:t>
      </w:r>
      <w:r>
        <w:t xml:space="preserve">high_queue_id is a queue element created via QoS SAI API </w:t>
      </w:r>
    </w:p>
    <w:p w14:paraId="7420E796" w14:textId="77777777" w:rsidR="00CD23A9" w:rsidRDefault="00CD23A9" w:rsidP="00B27321">
      <w:pPr>
        <w:pStyle w:val="code"/>
      </w:pPr>
    </w:p>
    <w:p w14:paraId="2D61548A" w14:textId="77777777" w:rsidR="00B27321" w:rsidRDefault="00B27321" w:rsidP="00B27321">
      <w:pPr>
        <w:pStyle w:val="code"/>
      </w:pPr>
      <w:r>
        <w:t>sai_attr_list[2].id=</w:t>
      </w:r>
      <w:r w:rsidRPr="00B27321">
        <w:t xml:space="preserve"> </w:t>
      </w:r>
      <w:r>
        <w:t>SAI_HOSTIF_</w:t>
      </w:r>
      <w:r w:rsidR="00923073">
        <w:t>TRAP_</w:t>
      </w:r>
      <w:r>
        <w:t>GROUP_ATTR_POLICER;</w:t>
      </w:r>
    </w:p>
    <w:p w14:paraId="09F4ED1B" w14:textId="77777777" w:rsidR="00B27321" w:rsidRDefault="00B27321" w:rsidP="00B27321">
      <w:pPr>
        <w:pStyle w:val="code"/>
      </w:pPr>
      <w:r>
        <w:t>sai_attr_list[2].value=high_policer_id;</w:t>
      </w:r>
      <w:r w:rsidR="009B434A">
        <w:t xml:space="preserve"> </w:t>
      </w:r>
      <w:r>
        <w:t>//high_policer_id is a policer element created via policer  SAI API</w:t>
      </w:r>
    </w:p>
    <w:p w14:paraId="1438D66A" w14:textId="77777777" w:rsidR="00B27321" w:rsidRDefault="00B27321" w:rsidP="00B27321">
      <w:pPr>
        <w:pStyle w:val="code"/>
      </w:pPr>
    </w:p>
    <w:p w14:paraId="63865D6C" w14:textId="77777777" w:rsidR="00B27321" w:rsidRDefault="00B27321" w:rsidP="00B27321">
      <w:pPr>
        <w:pStyle w:val="code"/>
      </w:pPr>
    </w:p>
    <w:p w14:paraId="34BAEBED" w14:textId="77777777" w:rsidR="00B27321" w:rsidRDefault="00CD23A9" w:rsidP="00B27321">
      <w:pPr>
        <w:pStyle w:val="code"/>
      </w:pPr>
      <w:r>
        <w:t>sai_create_hostif_</w:t>
      </w:r>
      <w:r w:rsidR="00923073">
        <w:t>trap_</w:t>
      </w:r>
      <w:r>
        <w:t>group_fn(&amp;high_prio_group,</w:t>
      </w:r>
      <w:r w:rsidR="00744A03">
        <w:t xml:space="preserve"> </w:t>
      </w:r>
      <w:r>
        <w:t>3,</w:t>
      </w:r>
      <w:r w:rsidRPr="00CD23A9">
        <w:t xml:space="preserve"> </w:t>
      </w:r>
      <w:r>
        <w:t>sai_attr_list);</w:t>
      </w:r>
    </w:p>
    <w:p w14:paraId="01F9A7F6" w14:textId="77777777" w:rsidR="00B27321" w:rsidRDefault="00B27321" w:rsidP="00B27321">
      <w:pPr>
        <w:pStyle w:val="code"/>
      </w:pPr>
      <w:r>
        <w:t xml:space="preserve">    </w:t>
      </w:r>
    </w:p>
    <w:p w14:paraId="61AD3912" w14:textId="77777777" w:rsidR="00CD23A9" w:rsidRDefault="00CD23A9" w:rsidP="00CD23A9">
      <w:pPr>
        <w:pStyle w:val="code"/>
      </w:pPr>
    </w:p>
    <w:p w14:paraId="4D7343ED" w14:textId="77777777" w:rsidR="00CD23A9" w:rsidRDefault="00CD23A9" w:rsidP="00CD23A9">
      <w:pPr>
        <w:pStyle w:val="code"/>
      </w:pPr>
      <w:r>
        <w:t>sai_attr_list[0].id=SAI_HOSTIF_</w:t>
      </w:r>
      <w:r w:rsidR="00923073">
        <w:t>TRAP_</w:t>
      </w:r>
      <w:r>
        <w:t>GROUP_ATTR_PRIO;</w:t>
      </w:r>
    </w:p>
    <w:p w14:paraId="5A01CA84" w14:textId="77777777" w:rsidR="00CD23A9" w:rsidRDefault="00CD23A9" w:rsidP="00CD23A9">
      <w:pPr>
        <w:pStyle w:val="code"/>
      </w:pPr>
      <w:r>
        <w:t>sai_attr_list[0].value=6;</w:t>
      </w:r>
    </w:p>
    <w:p w14:paraId="11C3079E" w14:textId="77777777" w:rsidR="00CD23A9" w:rsidRDefault="00CD23A9" w:rsidP="00CD23A9">
      <w:pPr>
        <w:pStyle w:val="code"/>
      </w:pPr>
    </w:p>
    <w:p w14:paraId="0207EDD4" w14:textId="77777777" w:rsidR="00CD23A9" w:rsidRDefault="00CD23A9" w:rsidP="00CD23A9">
      <w:pPr>
        <w:pStyle w:val="code"/>
      </w:pPr>
      <w:r>
        <w:t>sai_attr_list[1].id=</w:t>
      </w:r>
      <w:r w:rsidRPr="00B27321">
        <w:t xml:space="preserve"> </w:t>
      </w:r>
      <w:r>
        <w:t>SAI_HOSTIF_</w:t>
      </w:r>
      <w:r w:rsidR="00923073">
        <w:t>TRAP_</w:t>
      </w:r>
      <w:r>
        <w:t>GROUP_ATTR_QUEUE;</w:t>
      </w:r>
    </w:p>
    <w:p w14:paraId="053B7EB0" w14:textId="77777777" w:rsidR="00CD23A9" w:rsidRDefault="00CD23A9" w:rsidP="00CD23A9">
      <w:pPr>
        <w:pStyle w:val="code"/>
      </w:pPr>
      <w:r>
        <w:t>sai_attr_list[1].value=med_queue_id;</w:t>
      </w:r>
      <w:r w:rsidR="00744A03">
        <w:t xml:space="preserve"> </w:t>
      </w:r>
      <w:r>
        <w:t>//</w:t>
      </w:r>
      <w:r w:rsidRPr="00B27321">
        <w:t xml:space="preserve"> </w:t>
      </w:r>
      <w:r>
        <w:t xml:space="preserve">high_queue_id is a queue element created via QoS SAI API </w:t>
      </w:r>
    </w:p>
    <w:p w14:paraId="5677E0E8" w14:textId="77777777" w:rsidR="00CD23A9" w:rsidRDefault="00CD23A9" w:rsidP="00CD23A9">
      <w:pPr>
        <w:pStyle w:val="code"/>
      </w:pPr>
    </w:p>
    <w:p w14:paraId="4FFC133D" w14:textId="77777777" w:rsidR="00CD23A9" w:rsidRDefault="00CD23A9" w:rsidP="00CD23A9">
      <w:pPr>
        <w:pStyle w:val="code"/>
      </w:pPr>
      <w:r>
        <w:t>sai_attr_list[2].id=</w:t>
      </w:r>
      <w:r w:rsidRPr="00B27321">
        <w:t xml:space="preserve"> </w:t>
      </w:r>
      <w:r>
        <w:t>SAI_HOSTIF_</w:t>
      </w:r>
      <w:r w:rsidR="00923073">
        <w:t>TRAP_</w:t>
      </w:r>
      <w:r>
        <w:t>GROUP_ATTR_POLICER;</w:t>
      </w:r>
    </w:p>
    <w:p w14:paraId="147AFC74" w14:textId="77777777" w:rsidR="00CD23A9" w:rsidRDefault="00CD23A9" w:rsidP="00CD23A9">
      <w:pPr>
        <w:pStyle w:val="code"/>
      </w:pPr>
      <w:r>
        <w:t>sai_attr_list[2].value=med_policer_id;</w:t>
      </w:r>
      <w:r w:rsidR="00744A03">
        <w:t xml:space="preserve"> </w:t>
      </w:r>
      <w:r>
        <w:t>//high_policer_id is a policer element created via policer  SAI API</w:t>
      </w:r>
    </w:p>
    <w:p w14:paraId="4D33BA31" w14:textId="77777777" w:rsidR="00B27321" w:rsidRDefault="00B27321" w:rsidP="00357477">
      <w:pPr>
        <w:pStyle w:val="code"/>
      </w:pPr>
    </w:p>
    <w:p w14:paraId="547AD1A7" w14:textId="77777777" w:rsidR="00CD23A9" w:rsidRDefault="00CD23A9" w:rsidP="00CD23A9">
      <w:pPr>
        <w:pStyle w:val="code"/>
      </w:pPr>
      <w:r>
        <w:t>sai_create_hostif_</w:t>
      </w:r>
      <w:r w:rsidR="00923073">
        <w:t>trap_</w:t>
      </w:r>
      <w:r>
        <w:t>group_fn(&amp;med_prio_group,3,</w:t>
      </w:r>
      <w:r w:rsidRPr="00CD23A9">
        <w:t xml:space="preserve"> </w:t>
      </w:r>
      <w:r>
        <w:t>sai_attr_list);</w:t>
      </w:r>
    </w:p>
    <w:p w14:paraId="06C9C412" w14:textId="77777777" w:rsidR="00B27321" w:rsidRDefault="00B27321" w:rsidP="00357477">
      <w:pPr>
        <w:pStyle w:val="code"/>
      </w:pPr>
    </w:p>
    <w:p w14:paraId="05739633" w14:textId="77777777" w:rsidR="00CD23A9" w:rsidRDefault="00CD23A9" w:rsidP="00357477">
      <w:pPr>
        <w:pStyle w:val="code"/>
      </w:pPr>
    </w:p>
    <w:p w14:paraId="3E55C3B9" w14:textId="77777777" w:rsidR="00CD23A9" w:rsidRDefault="00CD23A9" w:rsidP="00CD23A9">
      <w:pPr>
        <w:pStyle w:val="code"/>
      </w:pPr>
      <w:r>
        <w:t>sai_attr_list[0].id=SAI_HOSTIF_</w:t>
      </w:r>
      <w:r w:rsidR="00923073">
        <w:t>TRAP_</w:t>
      </w:r>
      <w:r>
        <w:t>GROUP_ATTR_PRIO;</w:t>
      </w:r>
    </w:p>
    <w:p w14:paraId="7B425596" w14:textId="77777777" w:rsidR="00CD23A9" w:rsidRDefault="00CD23A9" w:rsidP="00CD23A9">
      <w:pPr>
        <w:pStyle w:val="code"/>
      </w:pPr>
      <w:r>
        <w:t>sai_attr_list[0].value=5;</w:t>
      </w:r>
    </w:p>
    <w:p w14:paraId="3ADA6356" w14:textId="77777777" w:rsidR="00CD23A9" w:rsidRDefault="00CD23A9" w:rsidP="00CD23A9">
      <w:pPr>
        <w:pStyle w:val="code"/>
      </w:pPr>
    </w:p>
    <w:p w14:paraId="6721C038" w14:textId="77777777" w:rsidR="00CD23A9" w:rsidRDefault="00CD23A9" w:rsidP="00CD23A9">
      <w:pPr>
        <w:pStyle w:val="code"/>
      </w:pPr>
      <w:r>
        <w:t>sai_attr_list[1].id=</w:t>
      </w:r>
      <w:r w:rsidRPr="00B27321">
        <w:t xml:space="preserve"> </w:t>
      </w:r>
      <w:r>
        <w:t>SAI_HOSTIF_</w:t>
      </w:r>
      <w:r w:rsidR="00923073">
        <w:t>TRAP_</w:t>
      </w:r>
      <w:r>
        <w:t>GROUP_ATTR_QUEUE;</w:t>
      </w:r>
    </w:p>
    <w:p w14:paraId="14D8065A" w14:textId="77777777" w:rsidR="00CD23A9" w:rsidRDefault="00CD23A9" w:rsidP="00CD23A9">
      <w:pPr>
        <w:pStyle w:val="code"/>
      </w:pPr>
      <w:r>
        <w:t>sai_attr_list[1].value=low_queue_id;</w:t>
      </w:r>
      <w:r w:rsidR="00744A03">
        <w:t xml:space="preserve"> </w:t>
      </w:r>
      <w:r>
        <w:t>//</w:t>
      </w:r>
      <w:r w:rsidRPr="00B27321">
        <w:t xml:space="preserve"> </w:t>
      </w:r>
      <w:r>
        <w:t xml:space="preserve">high_queue_id is a queue element created via QoS SAI API </w:t>
      </w:r>
    </w:p>
    <w:p w14:paraId="3E7874A6" w14:textId="77777777" w:rsidR="00CD23A9" w:rsidRDefault="00CD23A9" w:rsidP="00CD23A9">
      <w:pPr>
        <w:pStyle w:val="code"/>
      </w:pPr>
    </w:p>
    <w:p w14:paraId="2E1FE8DC" w14:textId="77777777" w:rsidR="00CD23A9" w:rsidRDefault="00CD23A9" w:rsidP="00CD23A9">
      <w:pPr>
        <w:pStyle w:val="code"/>
      </w:pPr>
      <w:r>
        <w:t>sai_attr_list[2].id=</w:t>
      </w:r>
      <w:r w:rsidRPr="00B27321">
        <w:t xml:space="preserve"> </w:t>
      </w:r>
      <w:r>
        <w:t>SAI_HOSTIF_</w:t>
      </w:r>
      <w:r w:rsidR="00923073">
        <w:t>TRAP_</w:t>
      </w:r>
      <w:r>
        <w:t>GROUP_ATTR_POLICER;</w:t>
      </w:r>
    </w:p>
    <w:p w14:paraId="1935109F" w14:textId="77777777" w:rsidR="00CD23A9" w:rsidRDefault="00CD23A9" w:rsidP="00CD23A9">
      <w:pPr>
        <w:pStyle w:val="code"/>
      </w:pPr>
      <w:r>
        <w:t>sai_attr_list[2].value=low_policer_id;</w:t>
      </w:r>
      <w:r w:rsidR="00744A03">
        <w:t xml:space="preserve"> </w:t>
      </w:r>
      <w:r>
        <w:t>//high_policer_id is a policer element created via policer  SAI API</w:t>
      </w:r>
    </w:p>
    <w:p w14:paraId="23CB6F4B" w14:textId="77777777" w:rsidR="00CD23A9" w:rsidRDefault="00CD23A9" w:rsidP="00CD23A9">
      <w:pPr>
        <w:pStyle w:val="code"/>
      </w:pPr>
    </w:p>
    <w:p w14:paraId="4E794751" w14:textId="77777777" w:rsidR="00CD23A9" w:rsidRDefault="00CD23A9" w:rsidP="00CD23A9">
      <w:pPr>
        <w:pStyle w:val="code"/>
      </w:pPr>
      <w:r>
        <w:t>sai_create_hostif_</w:t>
      </w:r>
      <w:r w:rsidR="00923073">
        <w:t>trap_</w:t>
      </w:r>
      <w:r>
        <w:t>group_fn(&amp;low_prio_group,3,</w:t>
      </w:r>
      <w:r w:rsidRPr="00CD23A9">
        <w:t xml:space="preserve"> </w:t>
      </w:r>
      <w:r>
        <w:t>sai_attr_list);</w:t>
      </w:r>
    </w:p>
    <w:p w14:paraId="1DB1DBAC" w14:textId="77777777" w:rsidR="00CD23A9" w:rsidRDefault="00CD23A9" w:rsidP="00357477">
      <w:pPr>
        <w:pStyle w:val="code"/>
      </w:pPr>
    </w:p>
    <w:p w14:paraId="4B4528E1" w14:textId="77777777" w:rsidR="00357477" w:rsidRDefault="00357477" w:rsidP="00357477">
      <w:pPr>
        <w:pStyle w:val="code"/>
      </w:pPr>
    </w:p>
    <w:p w14:paraId="373E1FF2" w14:textId="77777777" w:rsidR="00357477" w:rsidRDefault="00357477" w:rsidP="00357477">
      <w:pPr>
        <w:pStyle w:val="code"/>
      </w:pPr>
    </w:p>
    <w:p w14:paraId="655C6971" w14:textId="77777777" w:rsidR="00BD597A" w:rsidRDefault="00BD597A" w:rsidP="00BD597A">
      <w:pPr>
        <w:pStyle w:val="Heading3"/>
        <w:numPr>
          <w:ilvl w:val="0"/>
          <w:numId w:val="0"/>
        </w:numPr>
        <w:ind w:left="720"/>
      </w:pPr>
    </w:p>
    <w:p w14:paraId="25460EC9" w14:textId="77777777" w:rsidR="00B06114" w:rsidRDefault="00B06114" w:rsidP="00B06114">
      <w:pPr>
        <w:pStyle w:val="Heading3"/>
      </w:pPr>
      <w:bookmarkStart w:id="83" w:name="_Toc465354530"/>
      <w:r>
        <w:t>Step 2</w:t>
      </w:r>
      <w:r w:rsidR="002132EC">
        <w:t>-</w:t>
      </w:r>
      <w:r>
        <w:t xml:space="preserve"> create host interface channel</w:t>
      </w:r>
      <w:bookmarkEnd w:id="83"/>
      <w:r>
        <w:t xml:space="preserve">  </w:t>
      </w:r>
    </w:p>
    <w:p w14:paraId="0BB1FCBB" w14:textId="77777777" w:rsidR="008772AE" w:rsidRDefault="00C4443C" w:rsidP="00C4443C">
      <w:r>
        <w:t xml:space="preserve">Creation of port net devices in the OS   </w:t>
      </w:r>
    </w:p>
    <w:p w14:paraId="46393EE4" w14:textId="77777777" w:rsidR="00B7123A" w:rsidRDefault="00B7123A" w:rsidP="00C4443C">
      <w:pPr>
        <w:pStyle w:val="code"/>
      </w:pPr>
      <w:r>
        <w:rPr>
          <w:lang w:bidi="he-IL"/>
        </w:rPr>
        <w:t>sai_object_id_t host_if_id</w:t>
      </w:r>
      <w:r w:rsidR="003938E6">
        <w:rPr>
          <w:lang w:bidi="he-IL"/>
        </w:rPr>
        <w:t>[4]</w:t>
      </w:r>
      <w:r>
        <w:rPr>
          <w:lang w:bidi="he-IL"/>
        </w:rPr>
        <w:t>;</w:t>
      </w:r>
    </w:p>
    <w:p w14:paraId="1D2E8A12" w14:textId="77777777" w:rsidR="008772AE" w:rsidRDefault="004D6B87" w:rsidP="00C4443C">
      <w:pPr>
        <w:pStyle w:val="code"/>
      </w:pPr>
      <w:r>
        <w:t xml:space="preserve">sai_attribute_t </w:t>
      </w:r>
      <w:r w:rsidR="008772AE">
        <w:t>sai_if_channel_attr[3];</w:t>
      </w:r>
    </w:p>
    <w:p w14:paraId="1D7394D4" w14:textId="77777777" w:rsidR="00FD3C63" w:rsidRDefault="00FD3C63" w:rsidP="00C4443C">
      <w:pPr>
        <w:pStyle w:val="code"/>
      </w:pPr>
    </w:p>
    <w:p w14:paraId="76215D02" w14:textId="77777777" w:rsidR="008772AE" w:rsidRDefault="008772AE" w:rsidP="00C4443C">
      <w:pPr>
        <w:pStyle w:val="code"/>
        <w:rPr>
          <w:lang w:bidi="he-IL"/>
        </w:rPr>
      </w:pPr>
      <w:r>
        <w:t>sai_if_channel_attr[0].id=</w:t>
      </w:r>
      <w:r w:rsidRPr="002E443F">
        <w:rPr>
          <w:lang w:bidi="he-IL"/>
        </w:rPr>
        <w:t>SAI_HOST_INTERFACE_ATTR_TYPE</w:t>
      </w:r>
      <w:r>
        <w:rPr>
          <w:lang w:bidi="he-IL"/>
        </w:rPr>
        <w:t>;</w:t>
      </w:r>
    </w:p>
    <w:p w14:paraId="78FA0751" w14:textId="77777777" w:rsidR="008772AE" w:rsidRDefault="008772AE" w:rsidP="00932B56">
      <w:pPr>
        <w:pStyle w:val="code"/>
        <w:rPr>
          <w:rFonts w:ascii="Courier New" w:eastAsia="Times New Roman" w:hAnsi="Courier New" w:cs="Courier New"/>
          <w:color w:val="000000"/>
          <w:szCs w:val="18"/>
          <w:lang w:bidi="he-IL"/>
        </w:rPr>
      </w:pPr>
      <w:r>
        <w:t>sai_if_channel_attr[0].value=</w:t>
      </w:r>
      <w:r w:rsidR="00C4443C" w:rsidRPr="002E443F">
        <w:rPr>
          <w:rFonts w:ascii="Courier New" w:eastAsia="Times New Roman" w:hAnsi="Courier New" w:cs="Courier New"/>
          <w:color w:val="000000"/>
          <w:szCs w:val="18"/>
          <w:lang w:bidi="he-IL"/>
        </w:rPr>
        <w:t>SAI_HOST_INTERFACE_TYPE_</w:t>
      </w:r>
      <w:r w:rsidR="00932B56">
        <w:rPr>
          <w:rFonts w:ascii="Courier New" w:eastAsia="Times New Roman" w:hAnsi="Courier New" w:cs="Courier New"/>
          <w:color w:val="000000"/>
          <w:szCs w:val="18"/>
          <w:lang w:bidi="he-IL"/>
        </w:rPr>
        <w:t>NETDEV</w:t>
      </w:r>
      <w:r w:rsidR="00C4443C">
        <w:rPr>
          <w:rFonts w:ascii="Courier New" w:eastAsia="Times New Roman" w:hAnsi="Courier New" w:cs="Courier New"/>
          <w:color w:val="000000"/>
          <w:szCs w:val="18"/>
          <w:lang w:bidi="he-IL"/>
        </w:rPr>
        <w:t>;</w:t>
      </w:r>
    </w:p>
    <w:p w14:paraId="2AF7965A" w14:textId="77777777" w:rsidR="00C4443C" w:rsidRDefault="00C4443C" w:rsidP="00C4443C">
      <w:pPr>
        <w:pStyle w:val="code"/>
        <w:rPr>
          <w:rFonts w:ascii="Courier New" w:eastAsia="Times New Roman" w:hAnsi="Courier New" w:cs="Courier New"/>
          <w:color w:val="000000"/>
          <w:szCs w:val="18"/>
          <w:lang w:bidi="he-IL"/>
        </w:rPr>
      </w:pPr>
    </w:p>
    <w:p w14:paraId="774FD222" w14:textId="77777777" w:rsidR="00C4443C" w:rsidRDefault="00C4443C" w:rsidP="00C4443C">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14:paraId="4C3D6194" w14:textId="77777777" w:rsidR="00C4443C" w:rsidRPr="008772AE" w:rsidRDefault="00C4443C" w:rsidP="00564263">
      <w:pPr>
        <w:pStyle w:val="code"/>
      </w:pPr>
      <w:r>
        <w:t>sai_if_channel_attr[1].value=</w:t>
      </w:r>
      <w:r>
        <w:rPr>
          <w:rFonts w:ascii="Courier New" w:eastAsia="Times New Roman" w:hAnsi="Courier New" w:cs="Courier New"/>
          <w:color w:val="000000"/>
          <w:szCs w:val="18"/>
          <w:lang w:bidi="he-IL"/>
        </w:rPr>
        <w:t>port_id[0];</w:t>
      </w:r>
      <w:r w:rsidRPr="00C4443C">
        <w:t xml:space="preserve"> </w:t>
      </w:r>
      <w:r>
        <w:t>//</w:t>
      </w:r>
      <w:r w:rsidRPr="00B27321">
        <w:t xml:space="preserve"> </w:t>
      </w:r>
      <w:r>
        <w:t xml:space="preserve">port_id[X] is a port element created via port SAI API  </w:t>
      </w:r>
    </w:p>
    <w:p w14:paraId="69D55516" w14:textId="77777777" w:rsidR="00C4443C" w:rsidRDefault="00C4443C" w:rsidP="00C4443C">
      <w:pPr>
        <w:pStyle w:val="code"/>
      </w:pPr>
    </w:p>
    <w:p w14:paraId="382E2388" w14:textId="77777777" w:rsidR="00C4443C" w:rsidRDefault="00C4443C" w:rsidP="00C4443C">
      <w:pPr>
        <w:pStyle w:val="code"/>
        <w:rPr>
          <w:lang w:bidi="he-IL"/>
        </w:rPr>
      </w:pPr>
      <w:r>
        <w:t>sai_if_channel_attr[2].id=</w:t>
      </w:r>
      <w:r w:rsidRPr="008772AE">
        <w:rPr>
          <w:lang w:bidi="he-IL"/>
        </w:rPr>
        <w:t xml:space="preserve"> </w:t>
      </w:r>
      <w:r w:rsidR="00FD3C63" w:rsidRPr="002E443F">
        <w:rPr>
          <w:lang w:bidi="he-IL"/>
        </w:rPr>
        <w:t>SAI_HOST_INTERFACE_ATTR_NAME</w:t>
      </w:r>
      <w:r>
        <w:rPr>
          <w:lang w:bidi="he-IL"/>
        </w:rPr>
        <w:t>;</w:t>
      </w:r>
    </w:p>
    <w:p w14:paraId="5D15D984" w14:textId="77777777" w:rsidR="00C4443C" w:rsidRPr="008772AE" w:rsidRDefault="00C4443C" w:rsidP="00C4443C">
      <w:pPr>
        <w:pStyle w:val="code"/>
      </w:pPr>
      <w:r>
        <w:t>sai_if_channel_attr[2].value=</w:t>
      </w:r>
      <w:r w:rsidR="00FD3C63">
        <w:rPr>
          <w:rFonts w:ascii="Courier New" w:eastAsia="Times New Roman" w:hAnsi="Courier New" w:cs="Courier New"/>
          <w:color w:val="000000"/>
          <w:szCs w:val="18"/>
          <w:lang w:bidi="he-IL"/>
        </w:rPr>
        <w:t>”port1”</w:t>
      </w:r>
      <w:r>
        <w:rPr>
          <w:rFonts w:ascii="Courier New" w:eastAsia="Times New Roman" w:hAnsi="Courier New" w:cs="Courier New"/>
          <w:color w:val="000000"/>
          <w:szCs w:val="18"/>
          <w:lang w:bidi="he-IL"/>
        </w:rPr>
        <w:t>;</w:t>
      </w:r>
    </w:p>
    <w:p w14:paraId="2A46973D" w14:textId="77777777" w:rsidR="00C4443C" w:rsidRDefault="00C4443C" w:rsidP="00C4443C">
      <w:pPr>
        <w:pStyle w:val="code"/>
      </w:pPr>
    </w:p>
    <w:p w14:paraId="7124C36B" w14:textId="77777777" w:rsidR="00FD3C63" w:rsidRPr="002E443F" w:rsidRDefault="00B7123A" w:rsidP="00FD3C63">
      <w:pPr>
        <w:pStyle w:val="code"/>
        <w:rPr>
          <w:lang w:bidi="he-IL"/>
        </w:rPr>
      </w:pPr>
      <w:r>
        <w:rPr>
          <w:lang w:bidi="he-IL"/>
        </w:rPr>
        <w:t>sai_create_host_interface_fn(&amp;host_if_id</w:t>
      </w:r>
      <w:r w:rsidR="003938E6">
        <w:rPr>
          <w:lang w:bidi="he-IL"/>
        </w:rPr>
        <w:t>[0]</w:t>
      </w:r>
      <w:r>
        <w:rPr>
          <w:lang w:bidi="he-IL"/>
        </w:rPr>
        <w:t>,</w:t>
      </w:r>
      <w:r w:rsidR="00D94E72">
        <w:rPr>
          <w:lang w:bidi="he-IL"/>
        </w:rPr>
        <w:t xml:space="preserve"> </w:t>
      </w:r>
      <w:r>
        <w:rPr>
          <w:lang w:bidi="he-IL"/>
        </w:rPr>
        <w:t>3,</w:t>
      </w:r>
      <w:r w:rsidRPr="00B7123A">
        <w:t xml:space="preserve"> </w:t>
      </w:r>
      <w:r>
        <w:t xml:space="preserve">sai_if_channel_attr); </w:t>
      </w:r>
    </w:p>
    <w:p w14:paraId="2A69CBEB" w14:textId="77777777" w:rsidR="00C4443C" w:rsidRPr="008772AE" w:rsidRDefault="00C4443C" w:rsidP="00C4443C">
      <w:pPr>
        <w:pStyle w:val="code"/>
      </w:pPr>
    </w:p>
    <w:p w14:paraId="37C0CD83" w14:textId="77777777" w:rsidR="008772AE" w:rsidRDefault="008772AE" w:rsidP="008772AE">
      <w:pPr>
        <w:pStyle w:val="code"/>
      </w:pPr>
    </w:p>
    <w:p w14:paraId="7A98FDF1" w14:textId="77777777"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14:paraId="5A530135" w14:textId="77777777" w:rsidR="00B7123A" w:rsidRDefault="00B7123A" w:rsidP="00B7123A">
      <w:pPr>
        <w:pStyle w:val="code"/>
        <w:rPr>
          <w:rFonts w:ascii="Courier New" w:eastAsia="Times New Roman" w:hAnsi="Courier New" w:cs="Courier New"/>
          <w:color w:val="000000"/>
          <w:szCs w:val="18"/>
          <w:lang w:bidi="he-IL"/>
        </w:rPr>
      </w:pPr>
      <w:r>
        <w:t>sai_if_channel_attr[0].value=</w:t>
      </w:r>
      <w:r w:rsidR="00932B56">
        <w:rPr>
          <w:rFonts w:ascii="Courier New" w:eastAsia="Times New Roman" w:hAnsi="Courier New" w:cs="Courier New"/>
          <w:color w:val="000000"/>
          <w:szCs w:val="18"/>
          <w:lang w:bidi="he-IL"/>
        </w:rPr>
        <w:t>SAI_HOST_INTERFACE_TYPE_NETDEV</w:t>
      </w:r>
      <w:r>
        <w:rPr>
          <w:rFonts w:ascii="Courier New" w:eastAsia="Times New Roman" w:hAnsi="Courier New" w:cs="Courier New"/>
          <w:color w:val="000000"/>
          <w:szCs w:val="18"/>
          <w:lang w:bidi="he-IL"/>
        </w:rPr>
        <w:t>;</w:t>
      </w:r>
    </w:p>
    <w:p w14:paraId="3D62356E" w14:textId="77777777" w:rsidR="00B7123A" w:rsidRDefault="00B7123A" w:rsidP="00B7123A">
      <w:pPr>
        <w:pStyle w:val="code"/>
        <w:rPr>
          <w:rFonts w:ascii="Courier New" w:eastAsia="Times New Roman" w:hAnsi="Courier New" w:cs="Courier New"/>
          <w:color w:val="000000"/>
          <w:szCs w:val="18"/>
          <w:lang w:bidi="he-IL"/>
        </w:rPr>
      </w:pPr>
    </w:p>
    <w:p w14:paraId="7BA89B5E" w14:textId="77777777" w:rsidR="00B7123A" w:rsidRDefault="00B7123A" w:rsidP="00B7123A">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14:paraId="0E5D6042" w14:textId="77777777"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port_id[1];</w:t>
      </w:r>
      <w:r w:rsidRPr="00C4443C">
        <w:t xml:space="preserve"> </w:t>
      </w:r>
      <w:r>
        <w:t>//</w:t>
      </w:r>
      <w:r w:rsidRPr="00B27321">
        <w:t xml:space="preserve"> </w:t>
      </w:r>
      <w:r>
        <w:t xml:space="preserve">port_id[X] is a port element created via port SAI API  </w:t>
      </w:r>
    </w:p>
    <w:p w14:paraId="2F42883D" w14:textId="77777777" w:rsidR="00B7123A" w:rsidRDefault="00B7123A" w:rsidP="00B7123A">
      <w:pPr>
        <w:pStyle w:val="code"/>
      </w:pPr>
    </w:p>
    <w:p w14:paraId="267151D8" w14:textId="77777777"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14:paraId="645DA275" w14:textId="77777777"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”port2”;</w:t>
      </w:r>
    </w:p>
    <w:p w14:paraId="772E5E48" w14:textId="77777777" w:rsidR="00B7123A" w:rsidRDefault="00B7123A" w:rsidP="00B7123A">
      <w:pPr>
        <w:pStyle w:val="code"/>
      </w:pPr>
    </w:p>
    <w:p w14:paraId="48E3F30E" w14:textId="77777777" w:rsidR="00B7123A" w:rsidRPr="002E443F" w:rsidRDefault="00B7123A" w:rsidP="00B7123A">
      <w:pPr>
        <w:pStyle w:val="code"/>
        <w:rPr>
          <w:lang w:bidi="he-IL"/>
        </w:rPr>
      </w:pPr>
      <w:r>
        <w:rPr>
          <w:lang w:bidi="he-IL"/>
        </w:rPr>
        <w:t>sai_create_host_interface_fn(&amp;host_if_id</w:t>
      </w:r>
      <w:r w:rsidR="003938E6">
        <w:rPr>
          <w:lang w:bidi="he-IL"/>
        </w:rPr>
        <w:t xml:space="preserve">[1] </w:t>
      </w:r>
      <w:r>
        <w:rPr>
          <w:lang w:bidi="he-IL"/>
        </w:rPr>
        <w:t>,3,</w:t>
      </w:r>
      <w:r w:rsidRPr="00B7123A">
        <w:t xml:space="preserve"> </w:t>
      </w:r>
      <w:r>
        <w:t xml:space="preserve">sai_if_channel_attr); </w:t>
      </w:r>
    </w:p>
    <w:p w14:paraId="6BF04683" w14:textId="77777777" w:rsidR="00B7123A" w:rsidRDefault="00B7123A" w:rsidP="008772AE">
      <w:pPr>
        <w:pStyle w:val="code"/>
      </w:pPr>
    </w:p>
    <w:p w14:paraId="7BCDF50A" w14:textId="77777777" w:rsidR="00B7123A" w:rsidRDefault="00B7123A" w:rsidP="008772AE">
      <w:pPr>
        <w:pStyle w:val="code"/>
      </w:pPr>
    </w:p>
    <w:p w14:paraId="273E7EBD" w14:textId="77777777"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14:paraId="2390E71D" w14:textId="77777777" w:rsidR="00B7123A" w:rsidRDefault="00B7123A" w:rsidP="00932B56">
      <w:pPr>
        <w:pStyle w:val="code"/>
        <w:rPr>
          <w:rFonts w:ascii="Courier New" w:eastAsia="Times New Roman" w:hAnsi="Courier New" w:cs="Courier New"/>
          <w:color w:val="000000"/>
          <w:szCs w:val="18"/>
          <w:lang w:bidi="he-IL"/>
        </w:rPr>
      </w:pPr>
      <w:r>
        <w:t>sai_if_channel_attr[0].value=</w:t>
      </w:r>
      <w:r w:rsidRPr="002E443F">
        <w:rPr>
          <w:rFonts w:ascii="Courier New" w:eastAsia="Times New Roman" w:hAnsi="Courier New" w:cs="Courier New"/>
          <w:color w:val="000000"/>
          <w:szCs w:val="18"/>
          <w:lang w:bidi="he-IL"/>
        </w:rPr>
        <w:t>SAI_HOST_INTERFACE_TYPE_</w:t>
      </w:r>
      <w:r w:rsidR="00932B56">
        <w:rPr>
          <w:rFonts w:ascii="Courier New" w:eastAsia="Times New Roman" w:hAnsi="Courier New" w:cs="Courier New"/>
          <w:color w:val="000000"/>
          <w:szCs w:val="18"/>
          <w:lang w:bidi="he-IL"/>
        </w:rPr>
        <w:t>NETDEV</w:t>
      </w:r>
      <w:r>
        <w:rPr>
          <w:rFonts w:ascii="Courier New" w:eastAsia="Times New Roman" w:hAnsi="Courier New" w:cs="Courier New"/>
          <w:color w:val="000000"/>
          <w:szCs w:val="18"/>
          <w:lang w:bidi="he-IL"/>
        </w:rPr>
        <w:t>;</w:t>
      </w:r>
    </w:p>
    <w:p w14:paraId="08FEFDD5" w14:textId="77777777" w:rsidR="00B7123A" w:rsidRDefault="00B7123A" w:rsidP="00B7123A">
      <w:pPr>
        <w:pStyle w:val="code"/>
        <w:rPr>
          <w:rFonts w:ascii="Courier New" w:eastAsia="Times New Roman" w:hAnsi="Courier New" w:cs="Courier New"/>
          <w:color w:val="000000"/>
          <w:szCs w:val="18"/>
          <w:lang w:bidi="he-IL"/>
        </w:rPr>
      </w:pPr>
    </w:p>
    <w:p w14:paraId="395C93FE" w14:textId="77777777" w:rsidR="00B7123A" w:rsidRDefault="00B7123A" w:rsidP="00B7123A">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14:paraId="2FA65948" w14:textId="77777777"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port_id[2];</w:t>
      </w:r>
      <w:r w:rsidRPr="00C4443C">
        <w:t xml:space="preserve"> </w:t>
      </w:r>
      <w:r>
        <w:t>//</w:t>
      </w:r>
      <w:r w:rsidRPr="00B27321">
        <w:t xml:space="preserve"> </w:t>
      </w:r>
      <w:r>
        <w:t xml:space="preserve">port_id[X] is a port element created via port SAI API  </w:t>
      </w:r>
    </w:p>
    <w:p w14:paraId="1BBBE91D" w14:textId="77777777" w:rsidR="00B7123A" w:rsidRDefault="00B7123A" w:rsidP="00B7123A">
      <w:pPr>
        <w:pStyle w:val="code"/>
      </w:pPr>
    </w:p>
    <w:p w14:paraId="12EABBBB" w14:textId="77777777"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14:paraId="52309F44" w14:textId="77777777"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”port3”;</w:t>
      </w:r>
    </w:p>
    <w:p w14:paraId="2E5AE598" w14:textId="77777777" w:rsidR="00B7123A" w:rsidRDefault="00B7123A" w:rsidP="00B7123A">
      <w:pPr>
        <w:pStyle w:val="code"/>
      </w:pPr>
    </w:p>
    <w:p w14:paraId="7026D5A7" w14:textId="77777777" w:rsidR="00B7123A" w:rsidRPr="002E443F" w:rsidRDefault="00B7123A" w:rsidP="00B7123A">
      <w:pPr>
        <w:pStyle w:val="code"/>
        <w:rPr>
          <w:lang w:bidi="he-IL"/>
        </w:rPr>
      </w:pPr>
      <w:r>
        <w:rPr>
          <w:lang w:bidi="he-IL"/>
        </w:rPr>
        <w:t>sai_create_host_interface_fn(&amp;host_if_id</w:t>
      </w:r>
      <w:r w:rsidR="003938E6">
        <w:rPr>
          <w:lang w:bidi="he-IL"/>
        </w:rPr>
        <w:t xml:space="preserve">[2] </w:t>
      </w:r>
      <w:r>
        <w:rPr>
          <w:lang w:bidi="he-IL"/>
        </w:rPr>
        <w:t>,3,</w:t>
      </w:r>
      <w:r w:rsidRPr="00B7123A">
        <w:t xml:space="preserve"> </w:t>
      </w:r>
      <w:r>
        <w:t xml:space="preserve">sai_if_channel_attr); </w:t>
      </w:r>
    </w:p>
    <w:p w14:paraId="1CDF54EA" w14:textId="77777777" w:rsidR="00B7123A" w:rsidRDefault="00B7123A" w:rsidP="008772AE">
      <w:pPr>
        <w:pStyle w:val="code"/>
      </w:pPr>
    </w:p>
    <w:p w14:paraId="3EC9688E" w14:textId="77777777" w:rsidR="00B7123A" w:rsidRDefault="00B7123A" w:rsidP="008772AE">
      <w:pPr>
        <w:pStyle w:val="code"/>
      </w:pPr>
    </w:p>
    <w:p w14:paraId="4FBCD75E" w14:textId="77777777"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14:paraId="1A9F0B71" w14:textId="77777777" w:rsidR="00B7123A" w:rsidRDefault="00B7123A" w:rsidP="00B7123A">
      <w:pPr>
        <w:pStyle w:val="code"/>
        <w:rPr>
          <w:rFonts w:ascii="Courier New" w:eastAsia="Times New Roman" w:hAnsi="Courier New" w:cs="Courier New"/>
          <w:color w:val="000000"/>
          <w:szCs w:val="18"/>
          <w:lang w:bidi="he-IL"/>
        </w:rPr>
      </w:pPr>
      <w:r>
        <w:t>sai_if_channel_attr[0].value=</w:t>
      </w:r>
      <w:r w:rsidR="00932B56">
        <w:rPr>
          <w:rFonts w:ascii="Courier New" w:eastAsia="Times New Roman" w:hAnsi="Courier New" w:cs="Courier New"/>
          <w:color w:val="000000"/>
          <w:szCs w:val="18"/>
          <w:lang w:bidi="he-IL"/>
        </w:rPr>
        <w:t>SAI_HOST_INTERFACE_TYPE_NETDEV</w:t>
      </w:r>
      <w:r>
        <w:rPr>
          <w:rFonts w:ascii="Courier New" w:eastAsia="Times New Roman" w:hAnsi="Courier New" w:cs="Courier New"/>
          <w:color w:val="000000"/>
          <w:szCs w:val="18"/>
          <w:lang w:bidi="he-IL"/>
        </w:rPr>
        <w:t>;</w:t>
      </w:r>
    </w:p>
    <w:p w14:paraId="62869CCE" w14:textId="77777777" w:rsidR="00B7123A" w:rsidRDefault="00B7123A" w:rsidP="00B7123A">
      <w:pPr>
        <w:pStyle w:val="code"/>
        <w:rPr>
          <w:rFonts w:ascii="Courier New" w:eastAsia="Times New Roman" w:hAnsi="Courier New" w:cs="Courier New"/>
          <w:color w:val="000000"/>
          <w:szCs w:val="18"/>
          <w:lang w:bidi="he-IL"/>
        </w:rPr>
      </w:pPr>
    </w:p>
    <w:p w14:paraId="613A71DC" w14:textId="77777777" w:rsidR="00B7123A" w:rsidRDefault="00B7123A" w:rsidP="00B7123A">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14:paraId="1A2EFBC3" w14:textId="77777777"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port_id[3];</w:t>
      </w:r>
      <w:r w:rsidRPr="00C4443C">
        <w:t xml:space="preserve"> </w:t>
      </w:r>
      <w:r>
        <w:t>//</w:t>
      </w:r>
      <w:r w:rsidRPr="00B27321">
        <w:t xml:space="preserve"> </w:t>
      </w:r>
      <w:r>
        <w:t xml:space="preserve">port_id[X] is a port element created via port SAI API  </w:t>
      </w:r>
    </w:p>
    <w:p w14:paraId="177D1E77" w14:textId="77777777" w:rsidR="00B7123A" w:rsidRDefault="00B7123A" w:rsidP="00B7123A">
      <w:pPr>
        <w:pStyle w:val="code"/>
      </w:pPr>
    </w:p>
    <w:p w14:paraId="36067EAB" w14:textId="77777777"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14:paraId="32362BE1" w14:textId="77777777"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”port4”;</w:t>
      </w:r>
    </w:p>
    <w:p w14:paraId="633E34B2" w14:textId="77777777" w:rsidR="00B7123A" w:rsidRDefault="00B7123A" w:rsidP="00B7123A">
      <w:pPr>
        <w:pStyle w:val="code"/>
      </w:pPr>
    </w:p>
    <w:p w14:paraId="64788853" w14:textId="77777777" w:rsidR="00B7123A" w:rsidRPr="002E443F" w:rsidRDefault="00B7123A" w:rsidP="00B7123A">
      <w:pPr>
        <w:pStyle w:val="code"/>
        <w:rPr>
          <w:lang w:bidi="he-IL"/>
        </w:rPr>
      </w:pPr>
      <w:r>
        <w:rPr>
          <w:lang w:bidi="he-IL"/>
        </w:rPr>
        <w:t>sai_create_host_interface_fn(&amp;host_if_id</w:t>
      </w:r>
      <w:r w:rsidR="003938E6">
        <w:rPr>
          <w:lang w:bidi="he-IL"/>
        </w:rPr>
        <w:t>[3]</w:t>
      </w:r>
      <w:r>
        <w:rPr>
          <w:lang w:bidi="he-IL"/>
        </w:rPr>
        <w:t>,</w:t>
      </w:r>
      <w:r w:rsidR="003938E6">
        <w:rPr>
          <w:lang w:bidi="he-IL"/>
        </w:rPr>
        <w:t xml:space="preserve"> </w:t>
      </w:r>
      <w:r>
        <w:rPr>
          <w:lang w:bidi="he-IL"/>
        </w:rPr>
        <w:t>3,</w:t>
      </w:r>
      <w:r w:rsidRPr="00B7123A">
        <w:t xml:space="preserve"> </w:t>
      </w:r>
      <w:r>
        <w:t xml:space="preserve">sai_if_channel_attr); </w:t>
      </w:r>
    </w:p>
    <w:p w14:paraId="7F12B50F" w14:textId="77777777" w:rsidR="00B7123A" w:rsidRPr="008772AE" w:rsidRDefault="00B7123A" w:rsidP="008772AE">
      <w:pPr>
        <w:pStyle w:val="code"/>
      </w:pPr>
    </w:p>
    <w:p w14:paraId="0BB909A5" w14:textId="77777777" w:rsidR="00CD23A9" w:rsidRDefault="003C4B3E" w:rsidP="00CD23A9">
      <w:pPr>
        <w:pStyle w:val="Heading3"/>
      </w:pPr>
      <w:bookmarkStart w:id="84" w:name="_Toc465354531"/>
      <w:r>
        <w:t>Step 3</w:t>
      </w:r>
      <w:r w:rsidR="00564263">
        <w:t>-</w:t>
      </w:r>
      <w:r>
        <w:t xml:space="preserve"> </w:t>
      </w:r>
      <w:r w:rsidR="00CD23A9">
        <w:t>configure the trap-ids</w:t>
      </w:r>
      <w:bookmarkEnd w:id="84"/>
      <w:r w:rsidR="00CD23A9">
        <w:t xml:space="preserve">  </w:t>
      </w:r>
    </w:p>
    <w:p w14:paraId="54B3C8E5" w14:textId="77777777" w:rsidR="00D912B1" w:rsidRPr="00D912B1" w:rsidRDefault="00D912B1" w:rsidP="00D912B1"/>
    <w:p w14:paraId="102EDDC0" w14:textId="77777777" w:rsidR="00A055FA" w:rsidRDefault="00A055FA" w:rsidP="00C051AF">
      <w:pPr>
        <w:pStyle w:val="code"/>
      </w:pPr>
    </w:p>
    <w:p w14:paraId="70FDB915" w14:textId="77777777" w:rsidR="00856D5A" w:rsidRDefault="00B06114" w:rsidP="00B06114">
      <w:pPr>
        <w:pStyle w:val="code"/>
      </w:pPr>
      <w:r>
        <w:t xml:space="preserve"> </w:t>
      </w:r>
    </w:p>
    <w:p w14:paraId="50B24C85" w14:textId="77777777" w:rsidR="00CD23A9" w:rsidRDefault="00F56DFA" w:rsidP="00CD23A9">
      <w:pPr>
        <w:pStyle w:val="code"/>
      </w:pPr>
      <w:r>
        <w:t xml:space="preserve">    //</w:t>
      </w:r>
      <w:r w:rsidR="00E643A5">
        <w:t xml:space="preserve"> </w:t>
      </w:r>
      <w:r>
        <w:t xml:space="preserve">configure STP trap-id </w:t>
      </w:r>
    </w:p>
    <w:p w14:paraId="632E67C0" w14:textId="77777777" w:rsidR="00B06114" w:rsidRDefault="00B06114" w:rsidP="00CD23A9">
      <w:pPr>
        <w:pStyle w:val="code"/>
      </w:pPr>
    </w:p>
    <w:p w14:paraId="064F1E00" w14:textId="77777777" w:rsidR="00B06114" w:rsidRDefault="00E64EA6" w:rsidP="004D6B87">
      <w:pPr>
        <w:pStyle w:val="code"/>
      </w:pPr>
      <w:r>
        <w:t xml:space="preserve">    </w:t>
      </w:r>
      <w:r w:rsidR="004D6B87">
        <w:t>sai_attribute_t</w:t>
      </w:r>
      <w:r>
        <w:t xml:space="preserve"> sai_trap</w:t>
      </w:r>
      <w:r w:rsidR="00B06114">
        <w:t>_attr</w:t>
      </w:r>
      <w:r w:rsidR="004F7E6E">
        <w:t>[3]</w:t>
      </w:r>
      <w:r w:rsidR="00B06114">
        <w:t>;</w:t>
      </w:r>
    </w:p>
    <w:p w14:paraId="243E9309" w14:textId="77777777" w:rsidR="00BA0F2C" w:rsidRDefault="00BA0F2C" w:rsidP="00BA0F2C">
      <w:pPr>
        <w:pStyle w:val="code"/>
      </w:pPr>
      <w:r>
        <w:rPr>
          <w:lang w:bidi="he-IL"/>
        </w:rPr>
        <w:t xml:space="preserve">    sai_object_id_t host_trap_id[4];</w:t>
      </w:r>
    </w:p>
    <w:p w14:paraId="0F9B7A1E" w14:textId="77777777" w:rsidR="00BA0F2C" w:rsidRDefault="00BA0F2C" w:rsidP="004D6B87">
      <w:pPr>
        <w:pStyle w:val="code"/>
      </w:pPr>
    </w:p>
    <w:p w14:paraId="5AA88D11" w14:textId="77777777" w:rsidR="00B06114" w:rsidRDefault="00E64EA6" w:rsidP="00B06114">
      <w:pPr>
        <w:pStyle w:val="code"/>
      </w:pPr>
      <w:r>
        <w:t xml:space="preserve">    sai_trap_attr</w:t>
      </w:r>
      <w:r w:rsidR="004F7E6E">
        <w:t>[0]</w:t>
      </w:r>
      <w:r>
        <w:t>.id=SAI_HOSTIF_TRAP</w:t>
      </w:r>
      <w:r w:rsidR="00B06114">
        <w:t>_ATTR_TRAP_GROUP;</w:t>
      </w:r>
    </w:p>
    <w:p w14:paraId="0F38998C" w14:textId="77777777" w:rsidR="00B06114" w:rsidRDefault="00B06114" w:rsidP="00E64EA6">
      <w:pPr>
        <w:pStyle w:val="code"/>
      </w:pPr>
      <w:r>
        <w:t xml:space="preserve">    sai_trap_attr</w:t>
      </w:r>
      <w:r w:rsidR="004F7E6E">
        <w:t>[0]</w:t>
      </w:r>
      <w:r>
        <w:t>.value=&amp;high_prio_group</w:t>
      </w:r>
      <w:r w:rsidR="00E64EA6">
        <w:t>;</w:t>
      </w:r>
    </w:p>
    <w:p w14:paraId="09675792" w14:textId="77777777" w:rsidR="00B06114" w:rsidRDefault="00B06114" w:rsidP="004F7E6E">
      <w:pPr>
        <w:pStyle w:val="code"/>
      </w:pPr>
      <w:r>
        <w:t xml:space="preserve">    </w:t>
      </w:r>
    </w:p>
    <w:p w14:paraId="5C9728FF" w14:textId="77777777" w:rsidR="00F56DFA" w:rsidRDefault="00F56DFA" w:rsidP="00E64EA6">
      <w:pPr>
        <w:pStyle w:val="code"/>
      </w:pPr>
      <w:r>
        <w:t xml:space="preserve">    sai_trap_attr</w:t>
      </w:r>
      <w:r w:rsidR="004F7E6E">
        <w:t>[1]</w:t>
      </w:r>
      <w:r>
        <w:t>.id=</w:t>
      </w:r>
      <w:r w:rsidRPr="00F56DFA">
        <w:t xml:space="preserve"> </w:t>
      </w:r>
      <w:r>
        <w:t>SAI_HOSTIF_TRAP_ATTR_TRAP_ACTION;</w:t>
      </w:r>
    </w:p>
    <w:p w14:paraId="2E0C97E1" w14:textId="77777777" w:rsidR="00CD23A9" w:rsidRDefault="00F56DFA" w:rsidP="00E2707E">
      <w:pPr>
        <w:pStyle w:val="code"/>
        <w:rPr>
          <w:rFonts w:ascii="Lucida Grande" w:eastAsia="Times New Roman" w:hAnsi="Lucida Grande" w:cs="Times New Roman"/>
          <w:i/>
          <w:iCs/>
          <w:color w:val="000000"/>
          <w:szCs w:val="18"/>
          <w:lang w:bidi="he-IL"/>
        </w:rPr>
      </w:pPr>
      <w:r>
        <w:t xml:space="preserve">    sai_trap_attr</w:t>
      </w:r>
      <w:r w:rsidR="004F7E6E">
        <w:t>[1]</w:t>
      </w:r>
      <w:r>
        <w:t>.value=</w:t>
      </w:r>
      <w:r w:rsidRPr="00F56DFA">
        <w:t xml:space="preserve"> </w:t>
      </w:r>
      <w:r>
        <w:t>SAI_</w:t>
      </w:r>
      <w:r w:rsidR="00E2707E">
        <w:t>PACKET</w:t>
      </w:r>
      <w:r>
        <w:rPr>
          <w:rStyle w:val="Emphasis"/>
        </w:rPr>
        <w:t>_</w:t>
      </w:r>
      <w:r w:rsidR="00D70B36" w:rsidRPr="00D70B36">
        <w:rPr>
          <w:rStyle w:val="Emphasis"/>
          <w:i w:val="0"/>
          <w:iCs w:val="0"/>
        </w:rPr>
        <w:t>ACTION_</w:t>
      </w:r>
      <w:r w:rsidRPr="00D70B36">
        <w:rPr>
          <w:rFonts w:ascii="Lucida Grande" w:eastAsia="Times New Roman" w:hAnsi="Lucida Grande" w:cs="Times New Roman"/>
          <w:color w:val="000000"/>
          <w:szCs w:val="18"/>
          <w:lang w:bidi="he-IL"/>
        </w:rPr>
        <w:t>TRAP</w:t>
      </w:r>
      <w:r>
        <w:rPr>
          <w:rFonts w:ascii="Lucida Grande" w:eastAsia="Times New Roman" w:hAnsi="Lucida Grande" w:cs="Times New Roman"/>
          <w:i/>
          <w:iCs/>
          <w:color w:val="000000"/>
          <w:szCs w:val="18"/>
          <w:lang w:bidi="he-IL"/>
        </w:rPr>
        <w:t>;</w:t>
      </w:r>
    </w:p>
    <w:p w14:paraId="342B5307" w14:textId="77777777" w:rsidR="00BA0F2C" w:rsidRDefault="00BA0F2C" w:rsidP="00E2707E">
      <w:pPr>
        <w:pStyle w:val="code"/>
        <w:rPr>
          <w:rFonts w:ascii="Lucida Grande" w:eastAsia="Times New Roman" w:hAnsi="Lucida Grande" w:cs="Times New Roman"/>
          <w:i/>
          <w:iCs/>
          <w:color w:val="000000"/>
          <w:szCs w:val="18"/>
          <w:lang w:bidi="he-IL"/>
        </w:rPr>
      </w:pPr>
    </w:p>
    <w:p w14:paraId="7D1D0789" w14:textId="77777777" w:rsidR="00BA0F2C" w:rsidRDefault="00BA0F2C" w:rsidP="00BA0F2C">
      <w:pPr>
        <w:pStyle w:val="code"/>
      </w:pPr>
      <w:r>
        <w:t xml:space="preserve">    sai_trap_attr[2].id=</w:t>
      </w:r>
      <w:r w:rsidRPr="00F56DFA">
        <w:t xml:space="preserve"> </w:t>
      </w:r>
      <w:r>
        <w:t>SAI_HOSTIF_TRAP_ATTR_TRAP_TYPE;</w:t>
      </w:r>
    </w:p>
    <w:p w14:paraId="5DB7045C" w14:textId="77777777" w:rsidR="00BA0F2C" w:rsidRDefault="00BA0F2C" w:rsidP="00BA0F2C">
      <w:pPr>
        <w:pStyle w:val="code"/>
        <w:rPr>
          <w:rFonts w:ascii="Lucida Grande" w:eastAsia="Times New Roman" w:hAnsi="Lucida Grande" w:cs="Times New Roman"/>
          <w:i/>
          <w:iCs/>
          <w:color w:val="000000"/>
          <w:szCs w:val="18"/>
          <w:lang w:bidi="he-IL"/>
        </w:rPr>
      </w:pPr>
      <w:r>
        <w:t xml:space="preserve">    sai_trap_attr[2].value=</w:t>
      </w:r>
      <w:r w:rsidRPr="00F56DFA">
        <w:t xml:space="preserve"> </w:t>
      </w:r>
      <w:r w:rsidRPr="00BA0F2C">
        <w:t>SAI_HOSTIF_TRAP_TYPE_STP;</w:t>
      </w:r>
    </w:p>
    <w:p w14:paraId="512F2559" w14:textId="77777777" w:rsidR="00BA0F2C" w:rsidRDefault="00BA0F2C" w:rsidP="00E2707E">
      <w:pPr>
        <w:pStyle w:val="code"/>
      </w:pPr>
    </w:p>
    <w:p w14:paraId="18B89EB3" w14:textId="77777777" w:rsidR="00F56DFA" w:rsidRDefault="00F56DFA" w:rsidP="004F7E6E">
      <w:pPr>
        <w:pStyle w:val="code"/>
        <w:rPr>
          <w:del w:id="85" w:author="Matty Kadosh" w:date="2016-10-26T20:21:00Z"/>
        </w:rPr>
      </w:pPr>
      <w:del w:id="86" w:author="Matty Kadosh" w:date="2016-10-26T20:21:00Z">
        <w:r>
          <w:delText xml:space="preserve">    </w:delText>
        </w:r>
      </w:del>
    </w:p>
    <w:p w14:paraId="7DAD0AEC" w14:textId="77777777" w:rsidR="00F56DFA" w:rsidRDefault="00F56DFA" w:rsidP="00E64EA6">
      <w:pPr>
        <w:pStyle w:val="code"/>
        <w:rPr>
          <w:del w:id="87" w:author="Matty Kadosh" w:date="2016-10-26T20:21:00Z"/>
        </w:rPr>
      </w:pPr>
      <w:del w:id="88" w:author="Matty Kadosh" w:date="2016-10-26T20:21:00Z">
        <w:r>
          <w:delText xml:space="preserve">    sai_trap</w:delText>
        </w:r>
        <w:r w:rsidR="00D70B36">
          <w:delText>_attr</w:delText>
        </w:r>
        <w:r w:rsidR="004F7E6E">
          <w:delText>[2]</w:delText>
        </w:r>
        <w:r w:rsidR="00D70B36">
          <w:delText>.id=</w:delText>
        </w:r>
        <w:r>
          <w:delText>SAI_HOSTIF_TRAP_ATTR_TRAP_CHANNEL;</w:delText>
        </w:r>
      </w:del>
    </w:p>
    <w:p w14:paraId="7288EE07" w14:textId="77777777" w:rsidR="00F56DFA" w:rsidRDefault="00F56DFA" w:rsidP="0008516E">
      <w:pPr>
        <w:pStyle w:val="code"/>
        <w:rPr>
          <w:del w:id="89" w:author="Matty Kadosh" w:date="2016-10-26T20:21:00Z"/>
        </w:rPr>
      </w:pPr>
      <w:del w:id="90" w:author="Matty Kadosh" w:date="2016-10-26T20:21:00Z">
        <w:r>
          <w:delText xml:space="preserve">    sai_trap_attr</w:delText>
        </w:r>
        <w:r w:rsidR="004F7E6E">
          <w:delText>[2]</w:delText>
        </w:r>
        <w:r>
          <w:delText>.value=</w:delText>
        </w:r>
        <w:r w:rsidR="0008516E" w:rsidRPr="0008516E">
          <w:delText xml:space="preserve"> </w:delText>
        </w:r>
        <w:r w:rsidR="0008516E">
          <w:delText>SAI_HOSTIF_TRAP_CHANNEL_NETDEV</w:delText>
        </w:r>
        <w:r w:rsidR="00856D5A">
          <w:delText>;</w:delText>
        </w:r>
      </w:del>
    </w:p>
    <w:p w14:paraId="0A206AC6" w14:textId="77777777" w:rsidR="004F7E6E" w:rsidRDefault="004F7E6E" w:rsidP="00BA0F2C">
      <w:pPr>
        <w:pStyle w:val="code"/>
      </w:pPr>
      <w:r>
        <w:t xml:space="preserve">    sai_create_hostif_trap_fn(</w:t>
      </w:r>
      <w:r w:rsidR="00BA0F2C">
        <w:t>&amp;</w:t>
      </w:r>
      <w:r w:rsidR="00BA0F2C">
        <w:rPr>
          <w:lang w:bidi="he-IL"/>
        </w:rPr>
        <w:t>host_trap_id[0]</w:t>
      </w:r>
      <w:r>
        <w:t>,</w:t>
      </w:r>
      <w:ins w:id="91" w:author="Matty Kadosh" w:date="2016-10-26T20:21:00Z">
        <w:r w:rsidR="00F02F03">
          <w:t>2</w:t>
        </w:r>
      </w:ins>
      <w:del w:id="92" w:author="Matty Kadosh" w:date="2016-10-26T20:21:00Z">
        <w:r>
          <w:delText xml:space="preserve"> 3</w:delText>
        </w:r>
      </w:del>
      <w:r>
        <w:t>,</w:t>
      </w:r>
      <w:r w:rsidRPr="00CD23A9">
        <w:t xml:space="preserve"> </w:t>
      </w:r>
      <w:r>
        <w:t>sai_trap_attr);</w:t>
      </w:r>
    </w:p>
    <w:p w14:paraId="18ACD485" w14:textId="77777777" w:rsidR="004F7E6E" w:rsidRDefault="004F7E6E" w:rsidP="00E64EA6">
      <w:pPr>
        <w:pStyle w:val="code"/>
      </w:pPr>
    </w:p>
    <w:p w14:paraId="3961BAB3" w14:textId="77777777" w:rsidR="00856D5A" w:rsidRDefault="00856D5A" w:rsidP="00856D5A">
      <w:pPr>
        <w:pStyle w:val="code"/>
      </w:pPr>
      <w:r>
        <w:t xml:space="preserve">    //</w:t>
      </w:r>
      <w:r w:rsidR="00E643A5">
        <w:t xml:space="preserve"> configure LACP </w:t>
      </w:r>
      <w:r>
        <w:t xml:space="preserve">trap-id </w:t>
      </w:r>
    </w:p>
    <w:p w14:paraId="75442A55" w14:textId="77777777" w:rsidR="00B06114" w:rsidRDefault="00B06114" w:rsidP="00262EEA">
      <w:pPr>
        <w:pStyle w:val="code"/>
      </w:pPr>
      <w:r>
        <w:t xml:space="preserve">    sai_trap</w:t>
      </w:r>
      <w:r w:rsidR="00056D6A">
        <w:t>_attr</w:t>
      </w:r>
      <w:r w:rsidR="00261968">
        <w:t>[0]</w:t>
      </w:r>
      <w:r w:rsidR="00056D6A">
        <w:t>.id=</w:t>
      </w:r>
      <w:r>
        <w:t>SAI_HOSTIF_TRAP_ATTR_TRAP_GROUP;</w:t>
      </w:r>
    </w:p>
    <w:p w14:paraId="5318FFC1" w14:textId="77777777" w:rsidR="00B06114" w:rsidRDefault="00B06114" w:rsidP="00262EEA">
      <w:pPr>
        <w:pStyle w:val="code"/>
      </w:pPr>
      <w:r>
        <w:t xml:space="preserve">    sai_trap_attr</w:t>
      </w:r>
      <w:r w:rsidR="00261968">
        <w:t>[0]</w:t>
      </w:r>
      <w:r>
        <w:t>.value=&amp;high_prio_group;</w:t>
      </w:r>
    </w:p>
    <w:p w14:paraId="01187924" w14:textId="77777777" w:rsidR="00B06114" w:rsidRDefault="00B06114" w:rsidP="00261968">
      <w:pPr>
        <w:pStyle w:val="code"/>
      </w:pPr>
      <w:r>
        <w:t xml:space="preserve">    </w:t>
      </w:r>
    </w:p>
    <w:p w14:paraId="22EC0E61" w14:textId="77777777" w:rsidR="00856D5A" w:rsidRDefault="00856D5A" w:rsidP="00262EEA">
      <w:pPr>
        <w:pStyle w:val="code"/>
      </w:pPr>
      <w:r>
        <w:t xml:space="preserve">    sai_trap_attr</w:t>
      </w:r>
      <w:r w:rsidR="00261968">
        <w:t>[1]</w:t>
      </w:r>
      <w:r>
        <w:t>.id=</w:t>
      </w:r>
      <w:r w:rsidRPr="00F56DFA">
        <w:t xml:space="preserve"> </w:t>
      </w:r>
      <w:r w:rsidR="00262EEA">
        <w:t>SAI_HOSTIF_TRAP</w:t>
      </w:r>
      <w:r>
        <w:t>_ATTR_TRAP_ACTION;</w:t>
      </w:r>
    </w:p>
    <w:p w14:paraId="54F070D6" w14:textId="77777777" w:rsidR="00856D5A" w:rsidRDefault="00856D5A" w:rsidP="00E2707E">
      <w:pPr>
        <w:pStyle w:val="code"/>
        <w:rPr>
          <w:rFonts w:ascii="Lucida Grande" w:eastAsia="Times New Roman" w:hAnsi="Lucida Grande" w:cs="Times New Roman"/>
          <w:i/>
          <w:iCs/>
          <w:color w:val="000000"/>
          <w:szCs w:val="18"/>
          <w:lang w:bidi="he-IL"/>
        </w:rPr>
      </w:pPr>
      <w:r>
        <w:t xml:space="preserve">    sai_trap_attr</w:t>
      </w:r>
      <w:r w:rsidR="00261968">
        <w:t>[1]</w:t>
      </w:r>
      <w:r w:rsidR="00E2707E">
        <w:t>.value=SAI_PACKET</w:t>
      </w:r>
      <w:r>
        <w:rPr>
          <w:rStyle w:val="Emphasis"/>
        </w:rPr>
        <w:t>_</w:t>
      </w:r>
      <w:r w:rsidR="00262EEA">
        <w:rPr>
          <w:rStyle w:val="Emphasis"/>
          <w:i w:val="0"/>
          <w:iCs w:val="0"/>
        </w:rPr>
        <w:t>ACTION_TRAP</w:t>
      </w:r>
      <w:r>
        <w:rPr>
          <w:rFonts w:ascii="Lucida Grande" w:eastAsia="Times New Roman" w:hAnsi="Lucida Grande" w:cs="Times New Roman"/>
          <w:i/>
          <w:iCs/>
          <w:color w:val="000000"/>
          <w:szCs w:val="18"/>
          <w:lang w:bidi="he-IL"/>
        </w:rPr>
        <w:t>;</w:t>
      </w:r>
    </w:p>
    <w:p w14:paraId="27259FAB" w14:textId="77777777" w:rsidR="00BA0F2C" w:rsidRDefault="00BA0F2C" w:rsidP="00E2707E">
      <w:pPr>
        <w:pStyle w:val="code"/>
        <w:rPr>
          <w:rFonts w:ascii="Lucida Grande" w:eastAsia="Times New Roman" w:hAnsi="Lucida Grande" w:cs="Times New Roman"/>
          <w:i/>
          <w:iCs/>
          <w:color w:val="000000"/>
          <w:szCs w:val="18"/>
          <w:lang w:bidi="he-IL"/>
        </w:rPr>
      </w:pPr>
    </w:p>
    <w:p w14:paraId="696B1DB6" w14:textId="77777777" w:rsidR="00BA0F2C" w:rsidRDefault="00BA0F2C" w:rsidP="00BA0F2C">
      <w:pPr>
        <w:pStyle w:val="code"/>
      </w:pPr>
      <w:r>
        <w:t xml:space="preserve">    sai_trap_attr[2].id=</w:t>
      </w:r>
      <w:r w:rsidRPr="00F56DFA">
        <w:t xml:space="preserve"> </w:t>
      </w:r>
      <w:r>
        <w:t>SAI_HOSTIF_TRAP_ATTR_TRAP_TYPE;</w:t>
      </w:r>
    </w:p>
    <w:p w14:paraId="4D5FD0F8" w14:textId="77777777" w:rsidR="00BA0F2C" w:rsidRDefault="00BA0F2C" w:rsidP="00BA0F2C">
      <w:pPr>
        <w:pStyle w:val="code"/>
        <w:rPr>
          <w:rFonts w:ascii="Lucida Grande" w:eastAsia="Times New Roman" w:hAnsi="Lucida Grande" w:cs="Times New Roman"/>
          <w:i/>
          <w:iCs/>
          <w:color w:val="000000"/>
          <w:szCs w:val="18"/>
          <w:lang w:bidi="he-IL"/>
        </w:rPr>
      </w:pPr>
      <w:r>
        <w:t xml:space="preserve">    sai_trap_attr[2].value=</w:t>
      </w:r>
      <w:r w:rsidRPr="00F56DFA">
        <w:t xml:space="preserve"> </w:t>
      </w:r>
      <w:r w:rsidRPr="00BA0F2C">
        <w:t>SAI_HOSTIF_TRAP_T</w:t>
      </w:r>
      <w:r>
        <w:t>YPE_LACP</w:t>
      </w:r>
      <w:r w:rsidRPr="00BA0F2C">
        <w:t>;</w:t>
      </w:r>
    </w:p>
    <w:p w14:paraId="6FE08B9D" w14:textId="77777777" w:rsidR="00BA0F2C" w:rsidRDefault="00BA0F2C" w:rsidP="00E2707E">
      <w:pPr>
        <w:pStyle w:val="code"/>
      </w:pPr>
    </w:p>
    <w:p w14:paraId="1458F7DB" w14:textId="77777777" w:rsidR="00261968" w:rsidRDefault="00856D5A" w:rsidP="00261968">
      <w:pPr>
        <w:pStyle w:val="code"/>
        <w:rPr>
          <w:del w:id="93" w:author="Matty Kadosh" w:date="2016-10-26T20:21:00Z"/>
        </w:rPr>
      </w:pPr>
      <w:del w:id="94" w:author="Matty Kadosh" w:date="2016-10-26T20:21:00Z">
        <w:r>
          <w:delText xml:space="preserve">    </w:delText>
        </w:r>
      </w:del>
    </w:p>
    <w:p w14:paraId="34293CBD" w14:textId="77777777" w:rsidR="00856D5A" w:rsidRDefault="00261968" w:rsidP="00261968">
      <w:pPr>
        <w:pStyle w:val="code"/>
        <w:rPr>
          <w:del w:id="95" w:author="Matty Kadosh" w:date="2016-10-26T20:21:00Z"/>
        </w:rPr>
      </w:pPr>
      <w:del w:id="96" w:author="Matty Kadosh" w:date="2016-10-26T20:21:00Z">
        <w:r>
          <w:delText xml:space="preserve">    </w:delText>
        </w:r>
        <w:r w:rsidR="00856D5A">
          <w:delText>sai_trap_</w:delText>
        </w:r>
        <w:r w:rsidR="008000B6">
          <w:delText>attr</w:delText>
        </w:r>
        <w:r>
          <w:delText>[2]</w:delText>
        </w:r>
        <w:r w:rsidR="008000B6">
          <w:delText>.id=</w:delText>
        </w:r>
        <w:r w:rsidR="000C5A34">
          <w:delText>SAI_HOSTIF_TRAP</w:delText>
        </w:r>
        <w:r w:rsidR="00856D5A">
          <w:delText>_ATTR_TRAP_CHANNEL;</w:delText>
        </w:r>
      </w:del>
    </w:p>
    <w:p w14:paraId="2D0BF0A2" w14:textId="77777777" w:rsidR="00856D5A" w:rsidRDefault="00856D5A" w:rsidP="0008516E">
      <w:pPr>
        <w:pStyle w:val="code"/>
        <w:rPr>
          <w:del w:id="97" w:author="Matty Kadosh" w:date="2016-10-26T20:21:00Z"/>
        </w:rPr>
      </w:pPr>
      <w:del w:id="98" w:author="Matty Kadosh" w:date="2016-10-26T20:21:00Z">
        <w:r>
          <w:delText xml:space="preserve">    sai_trap_attr</w:delText>
        </w:r>
        <w:r w:rsidR="00261968">
          <w:delText>[2]</w:delText>
        </w:r>
        <w:r>
          <w:delText>.value=</w:delText>
        </w:r>
        <w:r w:rsidR="0008516E" w:rsidRPr="0008516E">
          <w:delText xml:space="preserve"> </w:delText>
        </w:r>
        <w:r w:rsidR="0008516E">
          <w:delText>SAI_HOSTIF_TRAP_CHANNEL_NETDEV</w:delText>
        </w:r>
        <w:r>
          <w:delText>;</w:delText>
        </w:r>
      </w:del>
    </w:p>
    <w:p w14:paraId="3E1B45C0" w14:textId="77777777" w:rsidR="00261968" w:rsidRDefault="00856D5A" w:rsidP="00BA0F2C">
      <w:pPr>
        <w:pStyle w:val="code"/>
      </w:pPr>
      <w:r>
        <w:t xml:space="preserve">    </w:t>
      </w:r>
      <w:r w:rsidR="00261968">
        <w:t>sai_create_hostif_trap_fn(</w:t>
      </w:r>
      <w:r w:rsidR="00BA0F2C">
        <w:t>&amp;</w:t>
      </w:r>
      <w:r w:rsidR="00BA0F2C">
        <w:rPr>
          <w:lang w:bidi="he-IL"/>
        </w:rPr>
        <w:t>host_trap_id[1]</w:t>
      </w:r>
      <w:r w:rsidR="00261968">
        <w:t xml:space="preserve">, </w:t>
      </w:r>
      <w:ins w:id="99" w:author="Matty Kadosh" w:date="2016-10-26T20:21:00Z">
        <w:r w:rsidR="00F02F03">
          <w:t>2</w:t>
        </w:r>
      </w:ins>
      <w:del w:id="100" w:author="Matty Kadosh" w:date="2016-10-26T20:21:00Z">
        <w:r w:rsidR="00261968">
          <w:delText>3</w:delText>
        </w:r>
      </w:del>
      <w:r w:rsidR="00261968">
        <w:t>,</w:t>
      </w:r>
      <w:r w:rsidR="00261968" w:rsidRPr="00CD23A9">
        <w:t xml:space="preserve"> </w:t>
      </w:r>
      <w:r w:rsidR="00261968">
        <w:t>sai_trap_attr);</w:t>
      </w:r>
    </w:p>
    <w:p w14:paraId="374FBADB" w14:textId="77777777" w:rsidR="00261968" w:rsidRDefault="00261968" w:rsidP="00261968">
      <w:pPr>
        <w:pStyle w:val="code"/>
      </w:pPr>
    </w:p>
    <w:p w14:paraId="08C030D0" w14:textId="77777777" w:rsidR="00856D5A" w:rsidRDefault="00856D5A" w:rsidP="00856D5A">
      <w:pPr>
        <w:pStyle w:val="code"/>
      </w:pPr>
      <w:r>
        <w:t xml:space="preserve">    //</w:t>
      </w:r>
      <w:r w:rsidR="008000B6">
        <w:t xml:space="preserve"> configure ARP </w:t>
      </w:r>
      <w:r>
        <w:t>trap-id</w:t>
      </w:r>
    </w:p>
    <w:p w14:paraId="501D5974" w14:textId="77777777" w:rsidR="00B06114" w:rsidRDefault="00B06114" w:rsidP="00856D5A">
      <w:pPr>
        <w:pStyle w:val="code"/>
      </w:pPr>
    </w:p>
    <w:p w14:paraId="10FD9255" w14:textId="77777777" w:rsidR="00B06114" w:rsidRDefault="00B06114" w:rsidP="000C5A34">
      <w:pPr>
        <w:pStyle w:val="code"/>
      </w:pPr>
      <w:r>
        <w:t xml:space="preserve">    sai_trap</w:t>
      </w:r>
      <w:r w:rsidR="000C5A34">
        <w:t>_attr</w:t>
      </w:r>
      <w:r w:rsidR="00261968">
        <w:t>[0]</w:t>
      </w:r>
      <w:r w:rsidR="000C5A34">
        <w:t>.id=SAI_HOSTIF_TRAP</w:t>
      </w:r>
      <w:r>
        <w:t>_ATTR_TRAP_GROUP;</w:t>
      </w:r>
    </w:p>
    <w:p w14:paraId="6AE37C86" w14:textId="77777777" w:rsidR="00B06114" w:rsidRDefault="00B06114" w:rsidP="000C5A34">
      <w:pPr>
        <w:pStyle w:val="code"/>
      </w:pPr>
      <w:r>
        <w:t xml:space="preserve">    sai_trap_attr</w:t>
      </w:r>
      <w:r w:rsidR="00261968">
        <w:t>[0]</w:t>
      </w:r>
      <w:r>
        <w:t>.value=&amp;med_prio_group;</w:t>
      </w:r>
    </w:p>
    <w:p w14:paraId="342D22FB" w14:textId="77777777" w:rsidR="00B06114" w:rsidRDefault="00B06114" w:rsidP="00261968">
      <w:pPr>
        <w:pStyle w:val="code"/>
      </w:pPr>
      <w:r>
        <w:t xml:space="preserve">    </w:t>
      </w:r>
    </w:p>
    <w:p w14:paraId="42A3CC3A" w14:textId="77777777" w:rsidR="00856D5A" w:rsidRDefault="000C5A34" w:rsidP="00856D5A">
      <w:pPr>
        <w:pStyle w:val="code"/>
      </w:pPr>
      <w:r>
        <w:t xml:space="preserve">    sai_trap</w:t>
      </w:r>
      <w:r w:rsidR="00856D5A">
        <w:t>_attr</w:t>
      </w:r>
      <w:r w:rsidR="00261968">
        <w:t>[1]</w:t>
      </w:r>
      <w:r w:rsidR="00856D5A">
        <w:t>.id=</w:t>
      </w:r>
      <w:r w:rsidR="00856D5A" w:rsidRPr="00F56DFA">
        <w:t xml:space="preserve"> </w:t>
      </w:r>
      <w:r>
        <w:t>SAI_HOSTIF_TRAP</w:t>
      </w:r>
      <w:r w:rsidR="00856D5A">
        <w:t>_ATTR_TRAP_ACTION;</w:t>
      </w:r>
    </w:p>
    <w:p w14:paraId="20DEAD21" w14:textId="77777777" w:rsidR="00856D5A" w:rsidRDefault="000C5A34" w:rsidP="00DD6613">
      <w:pPr>
        <w:pStyle w:val="code"/>
        <w:rPr>
          <w:rStyle w:val="Emphasis"/>
          <w:i w:val="0"/>
          <w:iCs w:val="0"/>
        </w:rPr>
      </w:pPr>
      <w:r>
        <w:t xml:space="preserve">    sai_trap</w:t>
      </w:r>
      <w:r w:rsidR="00856D5A">
        <w:t>_attr</w:t>
      </w:r>
      <w:r w:rsidR="00261968">
        <w:t>[1]</w:t>
      </w:r>
      <w:r w:rsidR="00856D5A">
        <w:t>.value=</w:t>
      </w:r>
      <w:r w:rsidR="00856D5A" w:rsidRPr="00F56DFA">
        <w:t xml:space="preserve"> </w:t>
      </w:r>
      <w:r w:rsidR="00E2707E">
        <w:t>SAI_PACKET</w:t>
      </w:r>
      <w:r>
        <w:rPr>
          <w:rStyle w:val="Emphasis"/>
          <w:i w:val="0"/>
          <w:iCs w:val="0"/>
        </w:rPr>
        <w:t>_ACTION_</w:t>
      </w:r>
      <w:r w:rsidR="00DD6613">
        <w:rPr>
          <w:rStyle w:val="Emphasis"/>
          <w:i w:val="0"/>
          <w:iCs w:val="0"/>
        </w:rPr>
        <w:t>LOG</w:t>
      </w:r>
      <w:r>
        <w:rPr>
          <w:rStyle w:val="Emphasis"/>
          <w:i w:val="0"/>
          <w:iCs w:val="0"/>
        </w:rPr>
        <w:t>;</w:t>
      </w:r>
    </w:p>
    <w:p w14:paraId="19A49F96" w14:textId="77777777" w:rsidR="00BA0F2C" w:rsidRDefault="00BA0F2C" w:rsidP="00DD6613">
      <w:pPr>
        <w:pStyle w:val="code"/>
        <w:rPr>
          <w:rStyle w:val="Emphasis"/>
          <w:i w:val="0"/>
          <w:iCs w:val="0"/>
        </w:rPr>
      </w:pPr>
    </w:p>
    <w:p w14:paraId="5B8AF3BD" w14:textId="77777777" w:rsidR="00BA0F2C" w:rsidRDefault="00BA0F2C" w:rsidP="00BA0F2C">
      <w:pPr>
        <w:pStyle w:val="code"/>
      </w:pPr>
      <w:r>
        <w:t xml:space="preserve">    sai_trap_attr[2].id=</w:t>
      </w:r>
      <w:r w:rsidRPr="00F56DFA">
        <w:t xml:space="preserve"> </w:t>
      </w:r>
      <w:r>
        <w:t>SAI_HOSTIF_TRAP_ATTR_TRAP_TYPE;</w:t>
      </w:r>
    </w:p>
    <w:p w14:paraId="7CB586FA" w14:textId="77777777" w:rsidR="00BA0F2C" w:rsidRDefault="00BA0F2C" w:rsidP="00BA0F2C">
      <w:pPr>
        <w:pStyle w:val="code"/>
        <w:rPr>
          <w:rFonts w:ascii="Lucida Grande" w:eastAsia="Times New Roman" w:hAnsi="Lucida Grande" w:cs="Times New Roman"/>
          <w:i/>
          <w:iCs/>
          <w:color w:val="000000"/>
          <w:szCs w:val="18"/>
          <w:lang w:bidi="he-IL"/>
        </w:rPr>
      </w:pPr>
      <w:r>
        <w:t xml:space="preserve">    sai_trap_attr[2].value=</w:t>
      </w:r>
      <w:r w:rsidRPr="00F56DFA">
        <w:t xml:space="preserve"> </w:t>
      </w:r>
      <w:r w:rsidRPr="00BA0F2C">
        <w:t>SAI_HOSTIF_TRAP_T</w:t>
      </w:r>
      <w:r>
        <w:t>YPE_ARP_REQUEST</w:t>
      </w:r>
      <w:r w:rsidRPr="00BA0F2C">
        <w:t>;</w:t>
      </w:r>
    </w:p>
    <w:p w14:paraId="5B08258C" w14:textId="77777777" w:rsidR="00856D5A" w:rsidRDefault="00856D5A" w:rsidP="00F02F03">
      <w:pPr>
        <w:pStyle w:val="code"/>
        <w:rPr>
          <w:ins w:id="101" w:author="Matty Kadosh" w:date="2016-10-26T20:21:00Z"/>
        </w:rPr>
      </w:pPr>
    </w:p>
    <w:p w14:paraId="62954818" w14:textId="77777777" w:rsidR="00261968" w:rsidRDefault="00856D5A" w:rsidP="00261968">
      <w:pPr>
        <w:pStyle w:val="code"/>
        <w:rPr>
          <w:del w:id="102" w:author="Matty Kadosh" w:date="2016-10-26T20:21:00Z"/>
        </w:rPr>
      </w:pPr>
      <w:del w:id="103" w:author="Matty Kadosh" w:date="2016-10-26T20:21:00Z">
        <w:r>
          <w:delText xml:space="preserve">    </w:delText>
        </w:r>
      </w:del>
    </w:p>
    <w:p w14:paraId="13FBB190" w14:textId="77777777" w:rsidR="00856D5A" w:rsidRDefault="00261968" w:rsidP="00261968">
      <w:pPr>
        <w:pStyle w:val="code"/>
        <w:rPr>
          <w:del w:id="104" w:author="Matty Kadosh" w:date="2016-10-26T20:21:00Z"/>
        </w:rPr>
      </w:pPr>
      <w:del w:id="105" w:author="Matty Kadosh" w:date="2016-10-26T20:21:00Z">
        <w:r>
          <w:delText xml:space="preserve">    </w:delText>
        </w:r>
        <w:r w:rsidR="000C5A34">
          <w:delText>sai_trap_attr</w:delText>
        </w:r>
        <w:r>
          <w:delText>[2]</w:delText>
        </w:r>
        <w:r w:rsidR="000C5A34">
          <w:delText>.id= SAI_HOSTIF_TRAP</w:delText>
        </w:r>
        <w:r w:rsidR="00856D5A">
          <w:delText>_ATTR_TRAP_CHANNEL;</w:delText>
        </w:r>
      </w:del>
    </w:p>
    <w:p w14:paraId="39D7A9EB" w14:textId="77777777" w:rsidR="00856D5A" w:rsidRDefault="000C5A34" w:rsidP="0008516E">
      <w:pPr>
        <w:pStyle w:val="code"/>
        <w:rPr>
          <w:del w:id="106" w:author="Matty Kadosh" w:date="2016-10-26T20:21:00Z"/>
        </w:rPr>
      </w:pPr>
      <w:del w:id="107" w:author="Matty Kadosh" w:date="2016-10-26T20:21:00Z">
        <w:r>
          <w:delText xml:space="preserve">    sai_trap</w:delText>
        </w:r>
        <w:r w:rsidR="00856D5A">
          <w:delText>_attr</w:delText>
        </w:r>
        <w:r w:rsidR="00261968">
          <w:delText>[2]</w:delText>
        </w:r>
        <w:r w:rsidR="00856D5A">
          <w:delText>.value=</w:delText>
        </w:r>
        <w:r w:rsidR="0008516E" w:rsidRPr="0008516E">
          <w:delText xml:space="preserve"> </w:delText>
        </w:r>
        <w:r w:rsidR="0008516E">
          <w:delText>SAI_HOSTIF_TRAP_CHANNEL_NETDEV</w:delText>
        </w:r>
        <w:r w:rsidR="00856D5A">
          <w:delText>;</w:delText>
        </w:r>
      </w:del>
    </w:p>
    <w:p w14:paraId="219E7696" w14:textId="77777777" w:rsidR="00261968" w:rsidRDefault="00856D5A" w:rsidP="00BA0F2C">
      <w:pPr>
        <w:pStyle w:val="code"/>
      </w:pPr>
      <w:r>
        <w:t xml:space="preserve">    </w:t>
      </w:r>
      <w:r w:rsidR="00261968">
        <w:t>sai_create_hostif_trap_fn(</w:t>
      </w:r>
      <w:r w:rsidR="00BA0F2C">
        <w:t>&amp;</w:t>
      </w:r>
      <w:r w:rsidR="00BA0F2C">
        <w:rPr>
          <w:lang w:bidi="he-IL"/>
        </w:rPr>
        <w:t>host_trap_id[2]</w:t>
      </w:r>
      <w:r w:rsidR="00BA0F2C">
        <w:t xml:space="preserve">, </w:t>
      </w:r>
      <w:ins w:id="108" w:author="Matty Kadosh" w:date="2016-10-26T20:21:00Z">
        <w:r w:rsidR="00F02F03">
          <w:t>2</w:t>
        </w:r>
      </w:ins>
      <w:del w:id="109" w:author="Matty Kadosh" w:date="2016-10-26T20:21:00Z">
        <w:r w:rsidR="00261968">
          <w:delText>3</w:delText>
        </w:r>
      </w:del>
      <w:r w:rsidR="00261968">
        <w:t>,</w:t>
      </w:r>
      <w:r w:rsidR="00261968" w:rsidRPr="00CD23A9">
        <w:t xml:space="preserve"> </w:t>
      </w:r>
      <w:r w:rsidR="00261968">
        <w:t>sai_trap_attr);</w:t>
      </w:r>
    </w:p>
    <w:p w14:paraId="573826A4" w14:textId="77777777" w:rsidR="00B06114" w:rsidRDefault="00B06114" w:rsidP="002A19D4">
      <w:pPr>
        <w:pStyle w:val="code"/>
      </w:pPr>
      <w:r>
        <w:t xml:space="preserve"> </w:t>
      </w:r>
    </w:p>
    <w:p w14:paraId="202F4CBA" w14:textId="77777777" w:rsidR="00B06114" w:rsidRDefault="00B06114" w:rsidP="00B06114">
      <w:pPr>
        <w:pStyle w:val="code"/>
      </w:pPr>
      <w:r>
        <w:t xml:space="preserve">    … </w:t>
      </w:r>
    </w:p>
    <w:p w14:paraId="519F4BAB" w14:textId="77777777" w:rsidR="00B06114" w:rsidRDefault="00B06114" w:rsidP="00856D5A">
      <w:pPr>
        <w:pStyle w:val="code"/>
      </w:pPr>
    </w:p>
    <w:p w14:paraId="6726BFA0" w14:textId="77777777" w:rsidR="00856D5A" w:rsidRDefault="00856D5A" w:rsidP="00856D5A">
      <w:pPr>
        <w:pStyle w:val="code"/>
      </w:pPr>
      <w:r>
        <w:t xml:space="preserve">    //configure </w:t>
      </w:r>
      <w:r w:rsidR="00B06114">
        <w:t>router exception</w:t>
      </w:r>
    </w:p>
    <w:p w14:paraId="54925B87" w14:textId="77777777" w:rsidR="00B06114" w:rsidRDefault="00B06114" w:rsidP="00B06114">
      <w:pPr>
        <w:pStyle w:val="code"/>
      </w:pPr>
    </w:p>
    <w:p w14:paraId="0DCE344B" w14:textId="77777777" w:rsidR="00B06114" w:rsidRDefault="00B06114" w:rsidP="002A19D4">
      <w:pPr>
        <w:pStyle w:val="code"/>
      </w:pPr>
      <w:r>
        <w:t xml:space="preserve">   </w:t>
      </w:r>
      <w:r w:rsidR="002A19D4">
        <w:t xml:space="preserve"> sai_trap_attr</w:t>
      </w:r>
      <w:r w:rsidR="00261968">
        <w:t>[0]</w:t>
      </w:r>
      <w:r w:rsidR="002A19D4">
        <w:t>.id= SAI_HOSTIF_TRAP</w:t>
      </w:r>
      <w:r>
        <w:t>_ATTR_TRAP_GROUP;</w:t>
      </w:r>
    </w:p>
    <w:p w14:paraId="3AB8EA74" w14:textId="77777777" w:rsidR="00B06114" w:rsidRDefault="00B06114" w:rsidP="002A19D4">
      <w:pPr>
        <w:pStyle w:val="code"/>
      </w:pPr>
      <w:r>
        <w:t xml:space="preserve">    sai_trap_attr</w:t>
      </w:r>
      <w:r w:rsidR="00261968">
        <w:t>[0]</w:t>
      </w:r>
      <w:r>
        <w:t>.value=&amp;low_prio_group;</w:t>
      </w:r>
    </w:p>
    <w:p w14:paraId="6307295F" w14:textId="77777777" w:rsidR="00B06114" w:rsidRDefault="00B06114" w:rsidP="00261968">
      <w:pPr>
        <w:pStyle w:val="code"/>
      </w:pPr>
      <w:r>
        <w:t xml:space="preserve">    </w:t>
      </w:r>
    </w:p>
    <w:p w14:paraId="24CB1B6C" w14:textId="77777777" w:rsidR="00B06114" w:rsidRDefault="00B06114" w:rsidP="002A19D4">
      <w:pPr>
        <w:pStyle w:val="code"/>
      </w:pPr>
      <w:r>
        <w:t xml:space="preserve">   </w:t>
      </w:r>
      <w:r w:rsidR="002A19D4">
        <w:t xml:space="preserve"> </w:t>
      </w:r>
      <w:r>
        <w:t>sai_trap_attr</w:t>
      </w:r>
      <w:r w:rsidR="00261968">
        <w:t>[1]</w:t>
      </w:r>
      <w:r>
        <w:t>.id=</w:t>
      </w:r>
      <w:r w:rsidRPr="00F56DFA">
        <w:t xml:space="preserve"> </w:t>
      </w:r>
      <w:r w:rsidR="002A19D4">
        <w:t>SAI_HOSTIF_TRAP</w:t>
      </w:r>
      <w:r>
        <w:t>_ATTR_TRAP_ACTION;</w:t>
      </w:r>
    </w:p>
    <w:p w14:paraId="1EE7C605" w14:textId="77777777" w:rsidR="00B06114" w:rsidRDefault="00B06114" w:rsidP="00FB5855">
      <w:pPr>
        <w:pStyle w:val="code"/>
      </w:pPr>
      <w:r>
        <w:t xml:space="preserve">    sai_trap_attr</w:t>
      </w:r>
      <w:r w:rsidR="00261968">
        <w:t>[1]</w:t>
      </w:r>
      <w:r>
        <w:t>.value=</w:t>
      </w:r>
      <w:r w:rsidRPr="00F56DFA">
        <w:t xml:space="preserve"> </w:t>
      </w:r>
      <w:r>
        <w:t>SAI_</w:t>
      </w:r>
      <w:r w:rsidR="00FB5855">
        <w:t>PACKET</w:t>
      </w:r>
      <w:r>
        <w:rPr>
          <w:rStyle w:val="Emphasis"/>
        </w:rPr>
        <w:t>_</w:t>
      </w:r>
      <w:r w:rsidR="002A19D4">
        <w:rPr>
          <w:rStyle w:val="Emphasis"/>
          <w:i w:val="0"/>
          <w:iCs w:val="0"/>
        </w:rPr>
        <w:t>ACTION_TRAP;</w:t>
      </w:r>
    </w:p>
    <w:p w14:paraId="3CA461BE" w14:textId="77777777" w:rsidR="00BA0F2C" w:rsidRDefault="00BA0F2C" w:rsidP="00F02F03">
      <w:pPr>
        <w:pStyle w:val="code"/>
      </w:pPr>
    </w:p>
    <w:p w14:paraId="09468B25" w14:textId="77777777" w:rsidR="00BA0F2C" w:rsidRDefault="00BA0F2C" w:rsidP="00BA0F2C">
      <w:pPr>
        <w:pStyle w:val="code"/>
      </w:pPr>
      <w:r>
        <w:t xml:space="preserve">    sai_trap_attr[2].id=</w:t>
      </w:r>
      <w:r w:rsidRPr="00F56DFA">
        <w:t xml:space="preserve"> </w:t>
      </w:r>
      <w:r>
        <w:t>SAI_HOSTIF_TRAP_ATTR_TRAP_TYPE;</w:t>
      </w:r>
    </w:p>
    <w:p w14:paraId="7254CB1A" w14:textId="77777777" w:rsidR="00BA0F2C" w:rsidRDefault="00BA0F2C" w:rsidP="00BA0F2C">
      <w:pPr>
        <w:pStyle w:val="code"/>
        <w:rPr>
          <w:rFonts w:ascii="Lucida Grande" w:eastAsia="Times New Roman" w:hAnsi="Lucida Grande" w:cs="Times New Roman"/>
          <w:i/>
          <w:iCs/>
          <w:color w:val="000000"/>
          <w:szCs w:val="18"/>
          <w:lang w:bidi="he-IL"/>
        </w:rPr>
      </w:pPr>
      <w:r>
        <w:t xml:space="preserve">    sai_trap_attr[2].value=</w:t>
      </w:r>
      <w:r w:rsidRPr="00F56DFA">
        <w:t xml:space="preserve"> </w:t>
      </w:r>
      <w:r w:rsidRPr="00BA0F2C">
        <w:t>SAI_HOSTIF_TRAP_T</w:t>
      </w:r>
      <w:r>
        <w:t>YPE_ROUTER_MIN</w:t>
      </w:r>
      <w:r w:rsidRPr="00BA0F2C">
        <w:t>;</w:t>
      </w:r>
    </w:p>
    <w:p w14:paraId="3A009B48" w14:textId="77777777" w:rsidR="00BA0F2C" w:rsidRDefault="00BA0F2C" w:rsidP="00F02F03">
      <w:pPr>
        <w:pStyle w:val="code"/>
      </w:pPr>
    </w:p>
    <w:p w14:paraId="4451F64B" w14:textId="77777777" w:rsidR="00B06114" w:rsidRDefault="00B06114" w:rsidP="00261968">
      <w:pPr>
        <w:pStyle w:val="code"/>
        <w:rPr>
          <w:del w:id="110" w:author="Matty Kadosh" w:date="2016-10-26T20:21:00Z"/>
        </w:rPr>
      </w:pPr>
      <w:del w:id="111" w:author="Matty Kadosh" w:date="2016-10-26T20:21:00Z">
        <w:r>
          <w:delText xml:space="preserve">    </w:delText>
        </w:r>
      </w:del>
    </w:p>
    <w:p w14:paraId="17626C9F" w14:textId="77777777" w:rsidR="00B06114" w:rsidRDefault="00B06114" w:rsidP="002A19D4">
      <w:pPr>
        <w:pStyle w:val="code"/>
        <w:rPr>
          <w:del w:id="112" w:author="Matty Kadosh" w:date="2016-10-26T20:21:00Z"/>
        </w:rPr>
      </w:pPr>
      <w:del w:id="113" w:author="Matty Kadosh" w:date="2016-10-26T20:21:00Z">
        <w:r>
          <w:delText xml:space="preserve">    sai_trap</w:delText>
        </w:r>
        <w:r w:rsidR="002A19D4">
          <w:delText>_attr</w:delText>
        </w:r>
        <w:r w:rsidR="00261968">
          <w:delText>[2]</w:delText>
        </w:r>
        <w:r w:rsidR="002A19D4">
          <w:delText>.id= SAI_HOSTIF_TRAP</w:delText>
        </w:r>
        <w:r>
          <w:delText>_ATTR_TRAP_CHANNEL;</w:delText>
        </w:r>
      </w:del>
    </w:p>
    <w:p w14:paraId="35EDCD47" w14:textId="77777777" w:rsidR="00B06114" w:rsidRDefault="00B06114" w:rsidP="0008516E">
      <w:pPr>
        <w:pStyle w:val="code"/>
        <w:rPr>
          <w:del w:id="114" w:author="Matty Kadosh" w:date="2016-10-26T20:21:00Z"/>
        </w:rPr>
      </w:pPr>
      <w:del w:id="115" w:author="Matty Kadosh" w:date="2016-10-26T20:21:00Z">
        <w:r>
          <w:delText xml:space="preserve">    sai_trap_attr</w:delText>
        </w:r>
        <w:r w:rsidR="00261968">
          <w:delText>[2]</w:delText>
        </w:r>
        <w:r>
          <w:delText>.value=</w:delText>
        </w:r>
        <w:r w:rsidR="0008516E" w:rsidRPr="0008516E">
          <w:delText xml:space="preserve"> </w:delText>
        </w:r>
        <w:r w:rsidR="0008516E">
          <w:delText>SAI_HOSTIF_TRAP_CHANNEL_NETDEV</w:delText>
        </w:r>
        <w:r>
          <w:delText>;</w:delText>
        </w:r>
      </w:del>
    </w:p>
    <w:p w14:paraId="7EE8FB80" w14:textId="77777777" w:rsidR="00261968" w:rsidRDefault="00B06114" w:rsidP="00BA0F2C">
      <w:pPr>
        <w:pStyle w:val="code"/>
        <w:rPr>
          <w:ins w:id="116" w:author="Matty Kadosh" w:date="2016-10-26T20:21:00Z"/>
        </w:rPr>
      </w:pPr>
      <w:r>
        <w:t xml:space="preserve">    </w:t>
      </w:r>
      <w:r w:rsidR="00BA0F2C">
        <w:t>sai_create_hostif_trap_fn(&amp;</w:t>
      </w:r>
      <w:r w:rsidR="00BA0F2C">
        <w:rPr>
          <w:lang w:bidi="he-IL"/>
        </w:rPr>
        <w:t>host_trap_id[3]</w:t>
      </w:r>
      <w:r w:rsidR="00261968">
        <w:t xml:space="preserve">, </w:t>
      </w:r>
      <w:ins w:id="117" w:author="Matty Kadosh" w:date="2016-10-26T20:21:00Z">
        <w:r w:rsidR="00F02F03">
          <w:t>2</w:t>
        </w:r>
        <w:r w:rsidR="00261968">
          <w:t>,</w:t>
        </w:r>
        <w:r w:rsidR="00261968" w:rsidRPr="00CD23A9">
          <w:t xml:space="preserve"> </w:t>
        </w:r>
        <w:r w:rsidR="00261968">
          <w:t>sai_trap_attr);</w:t>
        </w:r>
      </w:ins>
    </w:p>
    <w:p w14:paraId="4B054E1E" w14:textId="77777777" w:rsidR="008B2C32" w:rsidRDefault="008B2C32" w:rsidP="00C051AF">
      <w:pPr>
        <w:pStyle w:val="code"/>
        <w:rPr>
          <w:ins w:id="118" w:author="Matty Kadosh" w:date="2016-10-26T20:21:00Z"/>
        </w:rPr>
      </w:pPr>
    </w:p>
    <w:p w14:paraId="2592AF0A" w14:textId="77777777" w:rsidR="00F02F03" w:rsidRDefault="00F02F03" w:rsidP="00F02F03">
      <w:pPr>
        <w:pStyle w:val="Heading3"/>
        <w:rPr>
          <w:ins w:id="119" w:author="Matty Kadosh" w:date="2016-10-26T20:21:00Z"/>
        </w:rPr>
      </w:pPr>
      <w:bookmarkStart w:id="120" w:name="_Toc465354532"/>
      <w:ins w:id="121" w:author="Matty Kadosh" w:date="2016-10-26T20:21:00Z">
        <w:r>
          <w:t>Step 4- configure the host table</w:t>
        </w:r>
        <w:bookmarkEnd w:id="120"/>
        <w:r>
          <w:t xml:space="preserve"> </w:t>
        </w:r>
      </w:ins>
    </w:p>
    <w:p w14:paraId="0751D9D2" w14:textId="77777777" w:rsidR="00F02F03" w:rsidRDefault="00F02F03" w:rsidP="00F02F03">
      <w:pPr>
        <w:pStyle w:val="Heading3"/>
        <w:numPr>
          <w:ilvl w:val="0"/>
          <w:numId w:val="0"/>
        </w:numPr>
        <w:rPr>
          <w:ins w:id="122" w:author="Matty Kadosh" w:date="2016-10-26T20:21:00Z"/>
        </w:rPr>
      </w:pPr>
      <w:ins w:id="123" w:author="Matty Kadosh" w:date="2016-10-26T20:21:00Z">
        <w:r>
          <w:t xml:space="preserve">  </w:t>
        </w:r>
      </w:ins>
    </w:p>
    <w:p w14:paraId="6A1DEFD4" w14:textId="77777777" w:rsidR="00F02F03" w:rsidRDefault="00F02F03" w:rsidP="00F02F03">
      <w:pPr>
        <w:pStyle w:val="code"/>
        <w:rPr>
          <w:ins w:id="124" w:author="Matty Kadosh" w:date="2016-10-26T20:21:00Z"/>
        </w:rPr>
      </w:pPr>
      <w:ins w:id="125" w:author="Matty Kadosh" w:date="2016-10-26T20:21:00Z">
        <w:r>
          <w:rPr>
            <w:lang w:bidi="he-IL"/>
          </w:rPr>
          <w:t>sai_object_id_t host_table_entry[4];</w:t>
        </w:r>
      </w:ins>
    </w:p>
    <w:p w14:paraId="19868E1B" w14:textId="77777777" w:rsidR="00F02F03" w:rsidRDefault="00261968" w:rsidP="00F02F03">
      <w:pPr>
        <w:pStyle w:val="code"/>
        <w:rPr>
          <w:ins w:id="126" w:author="Matty Kadosh" w:date="2016-10-26T20:21:00Z"/>
        </w:rPr>
      </w:pPr>
      <w:del w:id="127" w:author="Matty Kadosh" w:date="2016-10-26T20:21:00Z">
        <w:r>
          <w:delText>3,</w:delText>
        </w:r>
        <w:r w:rsidRPr="00CD23A9">
          <w:delText xml:space="preserve"> </w:delText>
        </w:r>
      </w:del>
      <w:r>
        <w:t>sai_</w:t>
      </w:r>
      <w:ins w:id="128" w:author="Matty Kadosh" w:date="2016-10-26T20:21:00Z">
        <w:r w:rsidR="00F02F03">
          <w:t>attribute_t sai_if_channel_attr[3];</w:t>
        </w:r>
      </w:ins>
    </w:p>
    <w:p w14:paraId="5A065F79" w14:textId="77777777" w:rsidR="00F02F03" w:rsidRDefault="00F02F03" w:rsidP="00F02F03">
      <w:pPr>
        <w:pStyle w:val="code"/>
        <w:rPr>
          <w:ins w:id="129" w:author="Matty Kadosh" w:date="2016-10-26T20:21:00Z"/>
        </w:rPr>
      </w:pPr>
    </w:p>
    <w:p w14:paraId="4189919A" w14:textId="77777777" w:rsidR="00261968" w:rsidRDefault="00F02F03" w:rsidP="00BA0F2C">
      <w:pPr>
        <w:pStyle w:val="code"/>
      </w:pPr>
      <w:ins w:id="130" w:author="Matty Kadosh" w:date="2016-10-26T20:21:00Z">
        <w:r>
          <w:t>sai_if_channel</w:t>
        </w:r>
      </w:ins>
      <w:del w:id="131" w:author="Matty Kadosh" w:date="2016-10-26T20:21:00Z">
        <w:r w:rsidR="00261968">
          <w:delText>trap</w:delText>
        </w:r>
      </w:del>
      <w:r w:rsidR="00261968">
        <w:t>_attr</w:t>
      </w:r>
      <w:ins w:id="132" w:author="Matty Kadosh" w:date="2016-10-26T20:21:00Z">
        <w:r>
          <w:t>[0].id=</w:t>
        </w:r>
        <w:r w:rsidRPr="002E443F">
          <w:rPr>
            <w:lang w:bidi="he-IL"/>
          </w:rPr>
          <w:t>SAI_HOST</w:t>
        </w:r>
      </w:ins>
      <w:r w:rsidR="00BA0F2C">
        <w:rPr>
          <w:lang w:bidi="he-IL"/>
        </w:rPr>
        <w:t>IF_TABLE_ENTRY</w:t>
      </w:r>
      <w:ins w:id="133" w:author="Matty Kadosh" w:date="2016-10-26T20:21:00Z">
        <w:r w:rsidRPr="002E443F">
          <w:rPr>
            <w:lang w:bidi="he-IL"/>
          </w:rPr>
          <w:t>_ATTR_TYPE</w:t>
        </w:r>
        <w:r>
          <w:rPr>
            <w:lang w:bidi="he-IL"/>
          </w:rPr>
          <w:t>;</w:t>
        </w:r>
      </w:ins>
      <w:del w:id="134" w:author="Matty Kadosh" w:date="2016-10-26T20:21:00Z">
        <w:r w:rsidR="00261968">
          <w:delText>);</w:delText>
        </w:r>
      </w:del>
    </w:p>
    <w:p w14:paraId="55A3A952" w14:textId="77777777" w:rsidR="00F02F03" w:rsidRDefault="00F02F03" w:rsidP="00BA0F2C">
      <w:pPr>
        <w:pStyle w:val="code"/>
        <w:rPr>
          <w:ins w:id="135" w:author="Matty Kadosh" w:date="2016-10-26T20:21:00Z"/>
          <w:rFonts w:ascii="Courier New" w:eastAsia="Times New Roman" w:hAnsi="Courier New" w:cs="Courier New"/>
          <w:color w:val="000000"/>
          <w:szCs w:val="18"/>
          <w:lang w:bidi="he-IL"/>
        </w:rPr>
      </w:pPr>
      <w:ins w:id="136" w:author="Matty Kadosh" w:date="2016-10-26T20:21:00Z">
        <w:r>
          <w:t>sai_if_channel_attr[0].</w:t>
        </w:r>
        <w:r>
          <w:rPr>
            <w:lang w:bidi="he-IL"/>
          </w:rPr>
          <w:t>value=</w:t>
        </w:r>
      </w:ins>
      <w:r w:rsidR="00BA0F2C" w:rsidRPr="00BA0F2C">
        <w:rPr>
          <w:lang w:bidi="he-IL"/>
        </w:rPr>
        <w:t xml:space="preserve"> SAI_HOST_INTERFACE_TABLE_ENTRY_TYPE_TRAP_ID</w:t>
      </w:r>
      <w:ins w:id="137" w:author="Matty Kadosh" w:date="2016-10-26T20:21:00Z">
        <w:r w:rsidRPr="00BA0F2C">
          <w:rPr>
            <w:lang w:bidi="he-IL"/>
          </w:rPr>
          <w:t>;</w:t>
        </w:r>
      </w:ins>
    </w:p>
    <w:p w14:paraId="02A3899B" w14:textId="77777777" w:rsidR="00F02F03" w:rsidRDefault="00F02F03" w:rsidP="00F02F03">
      <w:pPr>
        <w:pStyle w:val="code"/>
        <w:rPr>
          <w:ins w:id="138" w:author="Matty Kadosh" w:date="2016-10-26T20:21:00Z"/>
          <w:rFonts w:ascii="Courier New" w:eastAsia="Times New Roman" w:hAnsi="Courier New" w:cs="Courier New"/>
          <w:color w:val="000000"/>
          <w:szCs w:val="18"/>
          <w:lang w:bidi="he-IL"/>
        </w:rPr>
      </w:pPr>
    </w:p>
    <w:p w14:paraId="56E2B87A" w14:textId="77777777" w:rsidR="00F02F03" w:rsidRDefault="00F02F03" w:rsidP="00BA0F2C">
      <w:pPr>
        <w:pStyle w:val="code"/>
        <w:rPr>
          <w:ins w:id="139" w:author="Matty Kadosh" w:date="2016-10-26T20:21:00Z"/>
          <w:lang w:bidi="he-IL"/>
        </w:rPr>
      </w:pPr>
      <w:ins w:id="140" w:author="Matty Kadosh" w:date="2016-10-26T20:21:00Z">
        <w:r>
          <w:t>sai_if_channel_attr[1].id</w:t>
        </w:r>
        <w:r>
          <w:rPr>
            <w:lang w:bidi="he-IL"/>
          </w:rPr>
          <w:t>=</w:t>
        </w:r>
        <w:r w:rsidRPr="008772AE">
          <w:rPr>
            <w:lang w:bidi="he-IL"/>
          </w:rPr>
          <w:t xml:space="preserve"> </w:t>
        </w:r>
      </w:ins>
      <w:r w:rsidR="00BA0F2C" w:rsidRPr="00BA0F2C">
        <w:rPr>
          <w:lang w:bidi="he-IL"/>
        </w:rPr>
        <w:t>SAI_HOSTIF_TABLE_ENTRY_ATTR_TRAP_ID</w:t>
      </w:r>
      <w:ins w:id="141" w:author="Matty Kadosh" w:date="2016-10-26T20:21:00Z">
        <w:r>
          <w:rPr>
            <w:lang w:bidi="he-IL"/>
          </w:rPr>
          <w:t>;</w:t>
        </w:r>
      </w:ins>
    </w:p>
    <w:p w14:paraId="52CC10DD" w14:textId="77777777" w:rsidR="00F02F03" w:rsidRPr="008772AE" w:rsidRDefault="00F02F03" w:rsidP="00725C62">
      <w:pPr>
        <w:pStyle w:val="code"/>
        <w:rPr>
          <w:ins w:id="142" w:author="Matty Kadosh" w:date="2016-10-26T20:21:00Z"/>
        </w:rPr>
      </w:pPr>
      <w:ins w:id="143" w:author="Matty Kadosh" w:date="2016-10-26T20:21:00Z">
        <w:r>
          <w:t>sai_if_channel_attr[1].value=</w:t>
        </w:r>
      </w:ins>
      <w:r w:rsidR="00725C62">
        <w:rPr>
          <w:rFonts w:ascii="Courier New" w:eastAsia="Times New Roman" w:hAnsi="Courier New" w:cs="Courier New"/>
          <w:color w:val="000000"/>
          <w:szCs w:val="18"/>
          <w:lang w:bidi="he-IL"/>
        </w:rPr>
        <w:t>host_trap_id</w:t>
      </w:r>
      <w:ins w:id="144" w:author="Matty Kadosh" w:date="2016-10-26T20:21:00Z">
        <w:r>
          <w:rPr>
            <w:rFonts w:ascii="Courier New" w:eastAsia="Times New Roman" w:hAnsi="Courier New" w:cs="Courier New"/>
            <w:color w:val="000000"/>
            <w:szCs w:val="18"/>
            <w:lang w:bidi="he-IL"/>
          </w:rPr>
          <w:t>[0];</w:t>
        </w:r>
        <w:r w:rsidRPr="00C4443C">
          <w:t xml:space="preserve"> </w:t>
        </w:r>
      </w:ins>
      <w:r w:rsidR="00725C62">
        <w:t>// Object referencing STP trap</w:t>
      </w:r>
    </w:p>
    <w:p w14:paraId="79AFD861" w14:textId="77777777" w:rsidR="00F02F03" w:rsidRDefault="00F02F03" w:rsidP="00F02F03">
      <w:pPr>
        <w:pStyle w:val="code"/>
        <w:rPr>
          <w:ins w:id="145" w:author="Matty Kadosh" w:date="2016-10-26T20:21:00Z"/>
        </w:rPr>
      </w:pPr>
    </w:p>
    <w:p w14:paraId="6A0D093B" w14:textId="77777777" w:rsidR="00F02F03" w:rsidRDefault="00F02F03" w:rsidP="00725C62">
      <w:pPr>
        <w:pStyle w:val="code"/>
        <w:rPr>
          <w:ins w:id="146" w:author="Matty Kadosh" w:date="2016-10-26T20:21:00Z"/>
        </w:rPr>
      </w:pPr>
      <w:ins w:id="147" w:author="Matty Kadosh" w:date="2016-10-26T20:21:00Z">
        <w:r>
          <w:t>sai_if_channel_attr[2].id=</w:t>
        </w:r>
        <w:r w:rsidRPr="008772AE">
          <w:t xml:space="preserve"> </w:t>
        </w:r>
      </w:ins>
      <w:r w:rsidR="00725C62" w:rsidRPr="00725C62">
        <w:t>SAI_HOSTIF_TABLE_ENTRY_ATTR_CHANNEL;</w:t>
      </w:r>
    </w:p>
    <w:p w14:paraId="1128105A" w14:textId="77777777" w:rsidR="00F02F03" w:rsidRPr="008772AE" w:rsidRDefault="00F02F03" w:rsidP="00725C62">
      <w:pPr>
        <w:pStyle w:val="code"/>
        <w:rPr>
          <w:ins w:id="148" w:author="Matty Kadosh" w:date="2016-10-26T20:21:00Z"/>
        </w:rPr>
      </w:pPr>
      <w:ins w:id="149" w:author="Matty Kadosh" w:date="2016-10-26T20:21:00Z">
        <w:r>
          <w:t>sai_if_channel_attr[2].value=</w:t>
        </w:r>
      </w:ins>
      <w:r w:rsidR="00725C62" w:rsidRPr="00725C62">
        <w:t>SAI_HOST_INTERFACE_T</w:t>
      </w:r>
      <w:r w:rsidR="00725C62">
        <w:t>ABLE_ENTRY_CHANNEL_TYPE_NETDEV_LOGICAL</w:t>
      </w:r>
      <w:r w:rsidR="00725C62" w:rsidRPr="00725C62">
        <w:t>_PORT;</w:t>
      </w:r>
    </w:p>
    <w:p w14:paraId="49080019" w14:textId="77777777" w:rsidR="00F02F03" w:rsidRDefault="00F02F03" w:rsidP="00F02F03">
      <w:pPr>
        <w:pStyle w:val="code"/>
        <w:rPr>
          <w:ins w:id="150" w:author="Matty Kadosh" w:date="2016-10-26T20:21:00Z"/>
        </w:rPr>
      </w:pPr>
    </w:p>
    <w:p w14:paraId="52F889C9" w14:textId="77777777" w:rsidR="00F02F03" w:rsidRDefault="00F02F03" w:rsidP="00725C62">
      <w:pPr>
        <w:pStyle w:val="code"/>
      </w:pPr>
      <w:ins w:id="151" w:author="Matty Kadosh" w:date="2016-10-26T20:21:00Z">
        <w:r>
          <w:rPr>
            <w:lang w:bidi="he-IL"/>
          </w:rPr>
          <w:t>sai_create_host</w:t>
        </w:r>
      </w:ins>
      <w:r w:rsidR="00725C62">
        <w:rPr>
          <w:lang w:bidi="he-IL"/>
        </w:rPr>
        <w:t>if_table_entry</w:t>
      </w:r>
      <w:ins w:id="152" w:author="Matty Kadosh" w:date="2016-10-26T20:21:00Z">
        <w:r>
          <w:rPr>
            <w:lang w:bidi="he-IL"/>
          </w:rPr>
          <w:t>_fn(&amp;host_</w:t>
        </w:r>
      </w:ins>
      <w:r w:rsidR="00725C62">
        <w:rPr>
          <w:lang w:bidi="he-IL"/>
        </w:rPr>
        <w:t>table_entry</w:t>
      </w:r>
      <w:ins w:id="153" w:author="Matty Kadosh" w:date="2016-10-26T20:21:00Z">
        <w:r>
          <w:rPr>
            <w:lang w:bidi="he-IL"/>
          </w:rPr>
          <w:t>[0], 3,</w:t>
        </w:r>
        <w:r w:rsidRPr="00B7123A">
          <w:t xml:space="preserve"> </w:t>
        </w:r>
        <w:r>
          <w:t xml:space="preserve">sai_if_channel_attr); </w:t>
        </w:r>
      </w:ins>
    </w:p>
    <w:p w14:paraId="23CAC188" w14:textId="77777777" w:rsidR="00725C62" w:rsidRDefault="00725C62" w:rsidP="00725C62">
      <w:pPr>
        <w:pStyle w:val="code"/>
      </w:pPr>
    </w:p>
    <w:p w14:paraId="346F4C42" w14:textId="77777777" w:rsidR="00725C62" w:rsidRDefault="00725C62" w:rsidP="00725C62">
      <w:pPr>
        <w:pStyle w:val="code"/>
      </w:pPr>
    </w:p>
    <w:p w14:paraId="2CCD4F41" w14:textId="77777777" w:rsidR="00725C62" w:rsidRDefault="00725C62" w:rsidP="00725C62">
      <w:pPr>
        <w:pStyle w:val="code"/>
      </w:pPr>
      <w:ins w:id="154" w:author="Matty Kadosh" w:date="2016-10-26T20:21:00Z">
        <w:r>
          <w:t>sai_if_channel</w:t>
        </w:r>
      </w:ins>
      <w:del w:id="155" w:author="Matty Kadosh" w:date="2016-10-26T20:21:00Z">
        <w:r>
          <w:delText>trap</w:delText>
        </w:r>
      </w:del>
      <w:r>
        <w:t>_attr</w:t>
      </w:r>
      <w:ins w:id="156" w:author="Matty Kadosh" w:date="2016-10-26T20:21:00Z">
        <w:r>
          <w:t>[0].id=</w:t>
        </w:r>
        <w:r w:rsidRPr="002E443F">
          <w:rPr>
            <w:lang w:bidi="he-IL"/>
          </w:rPr>
          <w:t>SAI_HOST</w:t>
        </w:r>
      </w:ins>
      <w:r>
        <w:rPr>
          <w:lang w:bidi="he-IL"/>
        </w:rPr>
        <w:t>IF_TABLE_ENTRY</w:t>
      </w:r>
      <w:ins w:id="157" w:author="Matty Kadosh" w:date="2016-10-26T20:21:00Z">
        <w:r w:rsidRPr="002E443F">
          <w:rPr>
            <w:lang w:bidi="he-IL"/>
          </w:rPr>
          <w:t>_ATTR_TYPE</w:t>
        </w:r>
        <w:r>
          <w:rPr>
            <w:lang w:bidi="he-IL"/>
          </w:rPr>
          <w:t>;</w:t>
        </w:r>
      </w:ins>
      <w:del w:id="158" w:author="Matty Kadosh" w:date="2016-10-26T20:21:00Z">
        <w:r>
          <w:delText>);</w:delText>
        </w:r>
      </w:del>
    </w:p>
    <w:p w14:paraId="5B662AD5" w14:textId="77777777" w:rsidR="00725C62" w:rsidRDefault="00725C62" w:rsidP="00725C62">
      <w:pPr>
        <w:pStyle w:val="code"/>
        <w:rPr>
          <w:ins w:id="159" w:author="Matty Kadosh" w:date="2016-10-26T20:21:00Z"/>
          <w:rFonts w:ascii="Courier New" w:eastAsia="Times New Roman" w:hAnsi="Courier New" w:cs="Courier New"/>
          <w:color w:val="000000"/>
          <w:szCs w:val="18"/>
          <w:lang w:bidi="he-IL"/>
        </w:rPr>
      </w:pPr>
      <w:ins w:id="160" w:author="Matty Kadosh" w:date="2016-10-26T20:21:00Z">
        <w:r>
          <w:t>sai_if_channel_attr[0].</w:t>
        </w:r>
        <w:r>
          <w:rPr>
            <w:lang w:bidi="he-IL"/>
          </w:rPr>
          <w:t>value=</w:t>
        </w:r>
      </w:ins>
      <w:r w:rsidRPr="00BA0F2C">
        <w:rPr>
          <w:lang w:bidi="he-IL"/>
        </w:rPr>
        <w:t xml:space="preserve"> SAI_HOST_INTERFACE_TABLE_ENTRY_TYPE_TRAP_ID</w:t>
      </w:r>
      <w:ins w:id="161" w:author="Matty Kadosh" w:date="2016-10-26T20:21:00Z">
        <w:r w:rsidRPr="00BA0F2C">
          <w:rPr>
            <w:lang w:bidi="he-IL"/>
          </w:rPr>
          <w:t>;</w:t>
        </w:r>
      </w:ins>
    </w:p>
    <w:p w14:paraId="79860C63" w14:textId="77777777" w:rsidR="00725C62" w:rsidRDefault="00725C62" w:rsidP="00725C62">
      <w:pPr>
        <w:pStyle w:val="code"/>
        <w:rPr>
          <w:ins w:id="162" w:author="Matty Kadosh" w:date="2016-10-26T20:21:00Z"/>
          <w:rFonts w:ascii="Courier New" w:eastAsia="Times New Roman" w:hAnsi="Courier New" w:cs="Courier New"/>
          <w:color w:val="000000"/>
          <w:szCs w:val="18"/>
          <w:lang w:bidi="he-IL"/>
        </w:rPr>
      </w:pPr>
    </w:p>
    <w:p w14:paraId="26961818" w14:textId="77777777" w:rsidR="00725C62" w:rsidRDefault="00725C62" w:rsidP="00725C62">
      <w:pPr>
        <w:pStyle w:val="code"/>
        <w:rPr>
          <w:ins w:id="163" w:author="Matty Kadosh" w:date="2016-10-26T20:21:00Z"/>
          <w:lang w:bidi="he-IL"/>
        </w:rPr>
      </w:pPr>
      <w:ins w:id="164"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165" w:author="Matty Kadosh" w:date="2016-10-26T20:21:00Z">
        <w:r>
          <w:rPr>
            <w:lang w:bidi="he-IL"/>
          </w:rPr>
          <w:t>;</w:t>
        </w:r>
      </w:ins>
    </w:p>
    <w:p w14:paraId="67271A5F" w14:textId="77777777" w:rsidR="00725C62" w:rsidRPr="008772AE" w:rsidRDefault="00725C62" w:rsidP="00725C62">
      <w:pPr>
        <w:pStyle w:val="code"/>
        <w:rPr>
          <w:ins w:id="166" w:author="Matty Kadosh" w:date="2016-10-26T20:21:00Z"/>
        </w:rPr>
      </w:pPr>
      <w:ins w:id="167" w:author="Matty Kadosh" w:date="2016-10-26T20:21:00Z">
        <w:r>
          <w:t>sai_if_channel_attr[1].value=</w:t>
        </w:r>
      </w:ins>
      <w:r>
        <w:rPr>
          <w:rFonts w:ascii="Courier New" w:eastAsia="Times New Roman" w:hAnsi="Courier New" w:cs="Courier New"/>
          <w:color w:val="000000"/>
          <w:szCs w:val="18"/>
          <w:lang w:bidi="he-IL"/>
        </w:rPr>
        <w:t>host_trap_id</w:t>
      </w:r>
      <w:ins w:id="168" w:author="Matty Kadosh" w:date="2016-10-26T20:21:00Z">
        <w:r>
          <w:rPr>
            <w:rFonts w:ascii="Courier New" w:eastAsia="Times New Roman" w:hAnsi="Courier New" w:cs="Courier New"/>
            <w:color w:val="000000"/>
            <w:szCs w:val="18"/>
            <w:lang w:bidi="he-IL"/>
          </w:rPr>
          <w:t>[</w:t>
        </w:r>
      </w:ins>
      <w:r>
        <w:rPr>
          <w:rFonts w:ascii="Courier New" w:eastAsia="Times New Roman" w:hAnsi="Courier New" w:cs="Courier New"/>
          <w:color w:val="000000"/>
          <w:szCs w:val="18"/>
          <w:lang w:bidi="he-IL"/>
        </w:rPr>
        <w:t>1</w:t>
      </w:r>
      <w:ins w:id="169" w:author="Matty Kadosh" w:date="2016-10-26T20:21:00Z">
        <w:r>
          <w:rPr>
            <w:rFonts w:ascii="Courier New" w:eastAsia="Times New Roman" w:hAnsi="Courier New" w:cs="Courier New"/>
            <w:color w:val="000000"/>
            <w:szCs w:val="18"/>
            <w:lang w:bidi="he-IL"/>
          </w:rPr>
          <w:t>];</w:t>
        </w:r>
        <w:r w:rsidRPr="00C4443C">
          <w:t xml:space="preserve"> </w:t>
        </w:r>
      </w:ins>
      <w:r>
        <w:t>// Object referencing LACP trap</w:t>
      </w:r>
    </w:p>
    <w:p w14:paraId="622B9D8E" w14:textId="77777777" w:rsidR="00725C62" w:rsidRDefault="00725C62" w:rsidP="00725C62">
      <w:pPr>
        <w:pStyle w:val="code"/>
        <w:rPr>
          <w:ins w:id="170" w:author="Matty Kadosh" w:date="2016-10-26T20:21:00Z"/>
        </w:rPr>
      </w:pPr>
    </w:p>
    <w:p w14:paraId="3E4831C5" w14:textId="77777777" w:rsidR="00725C62" w:rsidRDefault="00725C62" w:rsidP="00725C62">
      <w:pPr>
        <w:pStyle w:val="code"/>
        <w:rPr>
          <w:ins w:id="171" w:author="Matty Kadosh" w:date="2016-10-26T20:21:00Z"/>
        </w:rPr>
      </w:pPr>
      <w:ins w:id="172" w:author="Matty Kadosh" w:date="2016-10-26T20:21:00Z">
        <w:r>
          <w:t>sai_if_channel_attr[2].id=</w:t>
        </w:r>
        <w:r w:rsidRPr="008772AE">
          <w:t xml:space="preserve"> </w:t>
        </w:r>
      </w:ins>
      <w:r w:rsidRPr="00725C62">
        <w:t>SAI_HOSTIF_TABLE_ENTRY_ATTR_CHANNEL;</w:t>
      </w:r>
    </w:p>
    <w:p w14:paraId="72AA1C98" w14:textId="77777777" w:rsidR="00725C62" w:rsidRPr="008772AE" w:rsidRDefault="00725C62" w:rsidP="00725C62">
      <w:pPr>
        <w:pStyle w:val="code"/>
        <w:rPr>
          <w:ins w:id="173" w:author="Matty Kadosh" w:date="2016-10-26T20:21:00Z"/>
        </w:rPr>
      </w:pPr>
      <w:ins w:id="174" w:author="Matty Kadosh" w:date="2016-10-26T20:21:00Z">
        <w:r>
          <w:t>sai_if_channel_attr[2].value=</w:t>
        </w:r>
      </w:ins>
      <w:r w:rsidRPr="00725C62">
        <w:t>SAI_HOST_INTERFACE_T</w:t>
      </w:r>
      <w:r>
        <w:t>ABLE_ENTRY_CHANNEL_TYPE_NETDEV_PHYSICAL</w:t>
      </w:r>
      <w:r w:rsidRPr="00725C62">
        <w:t>_PORT;</w:t>
      </w:r>
    </w:p>
    <w:p w14:paraId="0317DEBF" w14:textId="77777777" w:rsidR="00725C62" w:rsidRDefault="00725C62" w:rsidP="00725C62">
      <w:pPr>
        <w:pStyle w:val="code"/>
        <w:rPr>
          <w:ins w:id="175" w:author="Matty Kadosh" w:date="2016-10-26T20:21:00Z"/>
        </w:rPr>
      </w:pPr>
    </w:p>
    <w:p w14:paraId="45C8EBAD" w14:textId="77777777" w:rsidR="00725C62" w:rsidRDefault="00725C62" w:rsidP="00725C62">
      <w:pPr>
        <w:pStyle w:val="code"/>
      </w:pPr>
      <w:ins w:id="176" w:author="Matty Kadosh" w:date="2016-10-26T20:21:00Z">
        <w:r>
          <w:rPr>
            <w:lang w:bidi="he-IL"/>
          </w:rPr>
          <w:t>sai_create_host</w:t>
        </w:r>
      </w:ins>
      <w:r>
        <w:rPr>
          <w:lang w:bidi="he-IL"/>
        </w:rPr>
        <w:t>if_table_entry</w:t>
      </w:r>
      <w:ins w:id="177" w:author="Matty Kadosh" w:date="2016-10-26T20:21:00Z">
        <w:r>
          <w:rPr>
            <w:lang w:bidi="he-IL"/>
          </w:rPr>
          <w:t>_fn(&amp;host_</w:t>
        </w:r>
      </w:ins>
      <w:r>
        <w:rPr>
          <w:lang w:bidi="he-IL"/>
        </w:rPr>
        <w:t>table_entry</w:t>
      </w:r>
      <w:ins w:id="178" w:author="Matty Kadosh" w:date="2016-10-26T20:21:00Z">
        <w:r>
          <w:rPr>
            <w:lang w:bidi="he-IL"/>
          </w:rPr>
          <w:t>[</w:t>
        </w:r>
      </w:ins>
      <w:r w:rsidR="007225AA">
        <w:rPr>
          <w:lang w:bidi="he-IL"/>
        </w:rPr>
        <w:t>1</w:t>
      </w:r>
      <w:ins w:id="179" w:author="Matty Kadosh" w:date="2016-10-26T20:21:00Z">
        <w:r>
          <w:rPr>
            <w:lang w:bidi="he-IL"/>
          </w:rPr>
          <w:t>], 3,</w:t>
        </w:r>
        <w:r w:rsidRPr="00B7123A">
          <w:t xml:space="preserve"> </w:t>
        </w:r>
        <w:r>
          <w:t xml:space="preserve">sai_if_channel_attr); </w:t>
        </w:r>
      </w:ins>
    </w:p>
    <w:p w14:paraId="48061EB8" w14:textId="77777777" w:rsidR="00725C62" w:rsidRDefault="00725C62" w:rsidP="00725C62">
      <w:pPr>
        <w:pStyle w:val="code"/>
      </w:pPr>
    </w:p>
    <w:p w14:paraId="2DD565A4" w14:textId="77777777" w:rsidR="00725C62" w:rsidRDefault="00725C62" w:rsidP="00725C62">
      <w:pPr>
        <w:pStyle w:val="code"/>
      </w:pPr>
      <w:r>
        <w:t>…</w:t>
      </w:r>
    </w:p>
    <w:p w14:paraId="6EA91486" w14:textId="77777777" w:rsidR="00BA0F2C" w:rsidRPr="002E443F" w:rsidRDefault="00BA0F2C" w:rsidP="00F02F03">
      <w:pPr>
        <w:pStyle w:val="code"/>
        <w:rPr>
          <w:ins w:id="180" w:author="Matty Kadosh" w:date="2016-10-26T20:21:00Z"/>
          <w:lang w:bidi="he-IL"/>
        </w:rPr>
      </w:pPr>
    </w:p>
    <w:p w14:paraId="6785519D" w14:textId="77777777" w:rsidR="00BA1ADA" w:rsidRDefault="00C14BF1" w:rsidP="00BA1ADA">
      <w:pPr>
        <w:pStyle w:val="Heading2"/>
      </w:pPr>
      <w:bookmarkStart w:id="181" w:name="_Toc465354533"/>
      <w:r>
        <w:t xml:space="preserve">Configuration example </w:t>
      </w:r>
      <w:r w:rsidR="000B3607">
        <w:t>– using file descriptor channel</w:t>
      </w:r>
      <w:bookmarkEnd w:id="181"/>
    </w:p>
    <w:p w14:paraId="0098D479" w14:textId="77777777" w:rsidR="00C14BF1" w:rsidRPr="00382EE9" w:rsidRDefault="00C14BF1" w:rsidP="00382EE9">
      <w:r w:rsidRPr="00BA1ADA">
        <w:t xml:space="preserve">Same setup and packet types as above example working with </w:t>
      </w:r>
      <w:r w:rsidR="00C72176" w:rsidRPr="00BA1ADA">
        <w:t xml:space="preserve">a single </w:t>
      </w:r>
      <w:r w:rsidRPr="00BA1ADA">
        <w:t>file descriptor.</w:t>
      </w:r>
    </w:p>
    <w:p w14:paraId="021BD0AC" w14:textId="77777777" w:rsidR="00C72176" w:rsidRPr="00C72176" w:rsidRDefault="00C72176" w:rsidP="00C72176"/>
    <w:p w14:paraId="0020F822" w14:textId="77777777" w:rsidR="00C14BF1" w:rsidRPr="00C14BF1" w:rsidRDefault="00C14BF1" w:rsidP="00C14BF1">
      <w:pPr>
        <w:pStyle w:val="Heading3"/>
      </w:pPr>
      <w:bookmarkStart w:id="182" w:name="_Toc465354534"/>
      <w:r>
        <w:t>Step 1- create three trap groups</w:t>
      </w:r>
      <w:bookmarkEnd w:id="182"/>
    </w:p>
    <w:p w14:paraId="0BDBDE52" w14:textId="77777777" w:rsidR="00C14BF1" w:rsidRPr="00C14BF1" w:rsidRDefault="003938E6" w:rsidP="00FE0613">
      <w:r>
        <w:t xml:space="preserve">Same as </w:t>
      </w:r>
      <w:r w:rsidR="00FE0613">
        <w:t>3</w:t>
      </w:r>
      <w:r w:rsidR="00C14BF1">
        <w:t>.</w:t>
      </w:r>
      <w:r w:rsidR="00FE0613">
        <w:t>5</w:t>
      </w:r>
      <w:r w:rsidR="00C14BF1">
        <w:t>.1</w:t>
      </w:r>
    </w:p>
    <w:p w14:paraId="0CECB034" w14:textId="77777777" w:rsidR="00C14BF1" w:rsidRDefault="00C14BF1" w:rsidP="00441101">
      <w:pPr>
        <w:pStyle w:val="Heading3"/>
      </w:pPr>
      <w:bookmarkStart w:id="183" w:name="_Toc465354535"/>
      <w:r>
        <w:t>Step 2- create host interface FD</w:t>
      </w:r>
      <w:bookmarkEnd w:id="183"/>
      <w:r>
        <w:t xml:space="preserve">   </w:t>
      </w:r>
    </w:p>
    <w:p w14:paraId="6F30666C" w14:textId="77777777" w:rsidR="00C14BF1" w:rsidRDefault="00C72176" w:rsidP="00C72176">
      <w:r>
        <w:t xml:space="preserve">Creation of the file descriptor (the same </w:t>
      </w:r>
      <w:r w:rsidR="00853AB8">
        <w:t>logic and</w:t>
      </w:r>
      <w:r>
        <w:t xml:space="preserve"> flow </w:t>
      </w:r>
      <w:r w:rsidR="00441101">
        <w:t xml:space="preserve">can be used in order to </w:t>
      </w:r>
      <w:r>
        <w:t>create more than one</w:t>
      </w:r>
      <w:r w:rsidR="00853AB8">
        <w:t xml:space="preserve"> file descriptor</w:t>
      </w:r>
      <w:r>
        <w:t>)</w:t>
      </w:r>
      <w:r w:rsidR="00C14BF1">
        <w:t xml:space="preserve"> </w:t>
      </w:r>
    </w:p>
    <w:p w14:paraId="2ED62B88" w14:textId="77777777" w:rsidR="00C14BF1" w:rsidRDefault="00493AC6" w:rsidP="00C72176">
      <w:pPr>
        <w:pStyle w:val="code"/>
        <w:rPr>
          <w:lang w:bidi="he-IL"/>
        </w:rPr>
      </w:pPr>
      <w:r>
        <w:rPr>
          <w:lang w:bidi="he-IL"/>
        </w:rPr>
        <w:t>sai_obj</w:t>
      </w:r>
      <w:r w:rsidR="00C72176">
        <w:rPr>
          <w:lang w:bidi="he-IL"/>
        </w:rPr>
        <w:t>ect_id_t host_if_id;</w:t>
      </w:r>
    </w:p>
    <w:p w14:paraId="6950C244" w14:textId="77777777" w:rsidR="00C14BF1" w:rsidRDefault="00C14BF1" w:rsidP="00C14BF1">
      <w:pPr>
        <w:pStyle w:val="code"/>
      </w:pPr>
    </w:p>
    <w:p w14:paraId="5A399DF1" w14:textId="77777777" w:rsidR="00C14BF1" w:rsidRDefault="00C14BF1" w:rsidP="00C14BF1">
      <w:pPr>
        <w:pStyle w:val="code"/>
      </w:pPr>
      <w:r>
        <w:t>sai_attribute_t sai_if_channel_attr[1];</w:t>
      </w:r>
    </w:p>
    <w:p w14:paraId="6F6D0E53" w14:textId="77777777" w:rsidR="00C14BF1" w:rsidRDefault="00C14BF1" w:rsidP="00C14BF1">
      <w:pPr>
        <w:pStyle w:val="code"/>
      </w:pPr>
    </w:p>
    <w:p w14:paraId="45CB75F2" w14:textId="77777777" w:rsidR="00C14BF1" w:rsidRDefault="00C14BF1" w:rsidP="00C14BF1">
      <w:pPr>
        <w:pStyle w:val="code"/>
        <w:rPr>
          <w:lang w:bidi="he-IL"/>
        </w:rPr>
      </w:pPr>
      <w:r>
        <w:t>sai_if_channel_attr[0].id=</w:t>
      </w:r>
      <w:r w:rsidRPr="002E443F">
        <w:rPr>
          <w:lang w:bidi="he-IL"/>
        </w:rPr>
        <w:t>SAI_HOST_INTERFACE_ATTR_TYPE</w:t>
      </w:r>
      <w:r>
        <w:rPr>
          <w:lang w:bidi="he-IL"/>
        </w:rPr>
        <w:t>;</w:t>
      </w:r>
    </w:p>
    <w:p w14:paraId="29789F0E" w14:textId="77777777" w:rsidR="00C14BF1" w:rsidRDefault="00C14BF1" w:rsidP="00C14BF1">
      <w:pPr>
        <w:pStyle w:val="code"/>
        <w:rPr>
          <w:rFonts w:ascii="Courier New" w:eastAsia="Times New Roman" w:hAnsi="Courier New" w:cs="Courier New"/>
          <w:color w:val="000000"/>
          <w:szCs w:val="18"/>
          <w:lang w:bidi="he-IL"/>
        </w:rPr>
      </w:pPr>
      <w:r>
        <w:t>sai_if_channel_attr[0].value=</w:t>
      </w:r>
      <w:r>
        <w:rPr>
          <w:rFonts w:ascii="Courier New" w:eastAsia="Times New Roman" w:hAnsi="Courier New" w:cs="Courier New"/>
          <w:color w:val="000000"/>
          <w:szCs w:val="18"/>
          <w:lang w:bidi="he-IL"/>
        </w:rPr>
        <w:t>SAI_HOST_INTERFACE_TYPE_FD;</w:t>
      </w:r>
    </w:p>
    <w:p w14:paraId="137AA345" w14:textId="77777777" w:rsidR="00C14BF1" w:rsidRDefault="00C14BF1" w:rsidP="00C14BF1">
      <w:pPr>
        <w:pStyle w:val="code"/>
      </w:pPr>
    </w:p>
    <w:p w14:paraId="62D656F8" w14:textId="77777777" w:rsidR="00C14BF1" w:rsidRDefault="00C14BF1" w:rsidP="00C14BF1">
      <w:pPr>
        <w:pStyle w:val="code"/>
      </w:pPr>
      <w:r>
        <w:rPr>
          <w:lang w:bidi="he-IL"/>
        </w:rPr>
        <w:t>sai_create_h</w:t>
      </w:r>
      <w:r w:rsidR="00853AB8">
        <w:rPr>
          <w:lang w:bidi="he-IL"/>
        </w:rPr>
        <w:t>ost_interface_fn(&amp;host_if_id</w:t>
      </w:r>
      <w:r>
        <w:rPr>
          <w:lang w:bidi="he-IL"/>
        </w:rPr>
        <w:t>, 1,</w:t>
      </w:r>
      <w:r w:rsidRPr="00B7123A">
        <w:t xml:space="preserve"> </w:t>
      </w:r>
      <w:r>
        <w:t xml:space="preserve">sai_if_channel_attr); </w:t>
      </w:r>
    </w:p>
    <w:p w14:paraId="53D35E2E" w14:textId="77777777" w:rsidR="00C14BF1" w:rsidRDefault="00C14BF1" w:rsidP="00C14BF1">
      <w:pPr>
        <w:pStyle w:val="Heading3"/>
        <w:numPr>
          <w:ilvl w:val="0"/>
          <w:numId w:val="0"/>
        </w:numPr>
      </w:pPr>
    </w:p>
    <w:p w14:paraId="6ED0EEBD" w14:textId="77777777" w:rsidR="00C14BF1" w:rsidRDefault="00C14BF1" w:rsidP="00C14BF1">
      <w:pPr>
        <w:pStyle w:val="Heading3"/>
      </w:pPr>
      <w:bookmarkStart w:id="184" w:name="_Toc465354536"/>
      <w:r>
        <w:t>Step 3- configure the trap-ids</w:t>
      </w:r>
      <w:bookmarkEnd w:id="184"/>
      <w:r>
        <w:t xml:space="preserve">  </w:t>
      </w:r>
    </w:p>
    <w:p w14:paraId="6063B54E" w14:textId="77777777" w:rsidR="00C14BF1" w:rsidRDefault="00FE0613" w:rsidP="00C14BF1">
      <w:r>
        <w:t>Same as 3.5.3</w:t>
      </w:r>
    </w:p>
    <w:p w14:paraId="6C2F59DC" w14:textId="77777777" w:rsidR="00FE0613" w:rsidRDefault="00FE0613" w:rsidP="006008E9">
      <w:pPr>
        <w:pStyle w:val="Heading3"/>
      </w:pPr>
      <w:bookmarkStart w:id="185" w:name="_Toc465354537"/>
      <w:r>
        <w:t xml:space="preserve">Step </w:t>
      </w:r>
      <w:r w:rsidR="006008E9">
        <w:t>4</w:t>
      </w:r>
      <w:r>
        <w:t>- configure the host table</w:t>
      </w:r>
      <w:bookmarkEnd w:id="185"/>
      <w:r>
        <w:t xml:space="preserve">  </w:t>
      </w:r>
    </w:p>
    <w:p w14:paraId="6F9735AB" w14:textId="77777777" w:rsidR="00FE0613" w:rsidRDefault="00FE0613" w:rsidP="00FE0613"/>
    <w:p w14:paraId="16F2DEEE" w14:textId="77777777" w:rsidR="00FE0613" w:rsidRDefault="00FE0613" w:rsidP="00FE0613">
      <w:pPr>
        <w:pStyle w:val="code"/>
        <w:rPr>
          <w:ins w:id="186" w:author="Matty Kadosh" w:date="2016-10-26T20:21:00Z"/>
        </w:rPr>
      </w:pPr>
      <w:ins w:id="187" w:author="Matty Kadosh" w:date="2016-10-26T20:21:00Z">
        <w:r>
          <w:rPr>
            <w:lang w:bidi="he-IL"/>
          </w:rPr>
          <w:t>sai_object_id_t host_table_entry[4];</w:t>
        </w:r>
      </w:ins>
    </w:p>
    <w:p w14:paraId="7E5F0309" w14:textId="77777777" w:rsidR="00FE0613" w:rsidRDefault="00FE0613" w:rsidP="00FE0613">
      <w:pPr>
        <w:pStyle w:val="code"/>
        <w:rPr>
          <w:ins w:id="188" w:author="Matty Kadosh" w:date="2016-10-26T20:21:00Z"/>
        </w:rPr>
      </w:pPr>
      <w:del w:id="189" w:author="Matty Kadosh" w:date="2016-10-26T20:21:00Z">
        <w:r>
          <w:delText>3,</w:delText>
        </w:r>
        <w:r w:rsidRPr="00CD23A9">
          <w:delText xml:space="preserve"> </w:delText>
        </w:r>
      </w:del>
      <w:r>
        <w:t>sai_</w:t>
      </w:r>
      <w:ins w:id="190" w:author="Matty Kadosh" w:date="2016-10-26T20:21:00Z">
        <w:r>
          <w:t>attribute_t sai_if_channel_attr[</w:t>
        </w:r>
      </w:ins>
      <w:r w:rsidR="00F11DAD">
        <w:t>4</w:t>
      </w:r>
      <w:ins w:id="191" w:author="Matty Kadosh" w:date="2016-10-26T20:21:00Z">
        <w:r>
          <w:t>];</w:t>
        </w:r>
      </w:ins>
    </w:p>
    <w:p w14:paraId="1E04616A" w14:textId="77777777" w:rsidR="00FE0613" w:rsidRDefault="00FE0613" w:rsidP="00FE0613">
      <w:pPr>
        <w:pStyle w:val="code"/>
        <w:rPr>
          <w:ins w:id="192" w:author="Matty Kadosh" w:date="2016-10-26T20:21:00Z"/>
        </w:rPr>
      </w:pPr>
    </w:p>
    <w:p w14:paraId="2919DDC6" w14:textId="77777777" w:rsidR="00FE0613" w:rsidRDefault="00FE0613" w:rsidP="00FE0613">
      <w:pPr>
        <w:pStyle w:val="code"/>
      </w:pPr>
      <w:ins w:id="193" w:author="Matty Kadosh" w:date="2016-10-26T20:21:00Z">
        <w:r>
          <w:t>sai_if_channel</w:t>
        </w:r>
      </w:ins>
      <w:del w:id="194" w:author="Matty Kadosh" w:date="2016-10-26T20:21:00Z">
        <w:r>
          <w:delText>trap</w:delText>
        </w:r>
      </w:del>
      <w:r>
        <w:t>_attr</w:t>
      </w:r>
      <w:ins w:id="195" w:author="Matty Kadosh" w:date="2016-10-26T20:21:00Z">
        <w:r>
          <w:t>[0].id=</w:t>
        </w:r>
        <w:r w:rsidRPr="002E443F">
          <w:rPr>
            <w:lang w:bidi="he-IL"/>
          </w:rPr>
          <w:t>SAI_HOST</w:t>
        </w:r>
      </w:ins>
      <w:r>
        <w:rPr>
          <w:lang w:bidi="he-IL"/>
        </w:rPr>
        <w:t>IF_TABLE_ENTRY</w:t>
      </w:r>
      <w:ins w:id="196" w:author="Matty Kadosh" w:date="2016-10-26T20:21:00Z">
        <w:r w:rsidRPr="002E443F">
          <w:rPr>
            <w:lang w:bidi="he-IL"/>
          </w:rPr>
          <w:t>_ATTR_TYPE</w:t>
        </w:r>
        <w:r>
          <w:rPr>
            <w:lang w:bidi="he-IL"/>
          </w:rPr>
          <w:t>;</w:t>
        </w:r>
      </w:ins>
      <w:del w:id="197" w:author="Matty Kadosh" w:date="2016-10-26T20:21:00Z">
        <w:r>
          <w:delText>);</w:delText>
        </w:r>
      </w:del>
    </w:p>
    <w:p w14:paraId="605DCC98" w14:textId="77777777" w:rsidR="00FE0613" w:rsidRDefault="00FE0613" w:rsidP="00FE0613">
      <w:pPr>
        <w:pStyle w:val="code"/>
        <w:rPr>
          <w:ins w:id="198" w:author="Matty Kadosh" w:date="2016-10-26T20:21:00Z"/>
          <w:rFonts w:ascii="Courier New" w:eastAsia="Times New Roman" w:hAnsi="Courier New" w:cs="Courier New"/>
          <w:color w:val="000000"/>
          <w:szCs w:val="18"/>
          <w:lang w:bidi="he-IL"/>
        </w:rPr>
      </w:pPr>
      <w:ins w:id="199" w:author="Matty Kadosh" w:date="2016-10-26T20:21:00Z">
        <w:r>
          <w:t>sai_if_channel_attr[0].</w:t>
        </w:r>
        <w:r>
          <w:rPr>
            <w:lang w:bidi="he-IL"/>
          </w:rPr>
          <w:t>value=</w:t>
        </w:r>
      </w:ins>
      <w:r w:rsidRPr="00BA0F2C">
        <w:rPr>
          <w:lang w:bidi="he-IL"/>
        </w:rPr>
        <w:t xml:space="preserve"> SAI_HOST_INTERFACE_TABLE_ENTRY_TYPE_TRAP_ID</w:t>
      </w:r>
      <w:ins w:id="200" w:author="Matty Kadosh" w:date="2016-10-26T20:21:00Z">
        <w:r w:rsidRPr="00BA0F2C">
          <w:rPr>
            <w:lang w:bidi="he-IL"/>
          </w:rPr>
          <w:t>;</w:t>
        </w:r>
      </w:ins>
    </w:p>
    <w:p w14:paraId="097ED0FE" w14:textId="77777777" w:rsidR="00FE0613" w:rsidRDefault="00FE0613" w:rsidP="00FE0613">
      <w:pPr>
        <w:pStyle w:val="code"/>
        <w:rPr>
          <w:ins w:id="201" w:author="Matty Kadosh" w:date="2016-10-26T20:21:00Z"/>
          <w:rFonts w:ascii="Courier New" w:eastAsia="Times New Roman" w:hAnsi="Courier New" w:cs="Courier New"/>
          <w:color w:val="000000"/>
          <w:szCs w:val="18"/>
          <w:lang w:bidi="he-IL"/>
        </w:rPr>
      </w:pPr>
    </w:p>
    <w:p w14:paraId="612457B8" w14:textId="77777777" w:rsidR="00FE0613" w:rsidRDefault="00FE0613" w:rsidP="00FE0613">
      <w:pPr>
        <w:pStyle w:val="code"/>
        <w:rPr>
          <w:ins w:id="202" w:author="Matty Kadosh" w:date="2016-10-26T20:21:00Z"/>
          <w:lang w:bidi="he-IL"/>
        </w:rPr>
      </w:pPr>
      <w:ins w:id="203"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204" w:author="Matty Kadosh" w:date="2016-10-26T20:21:00Z">
        <w:r>
          <w:rPr>
            <w:lang w:bidi="he-IL"/>
          </w:rPr>
          <w:t>;</w:t>
        </w:r>
      </w:ins>
    </w:p>
    <w:p w14:paraId="4A461791" w14:textId="77777777" w:rsidR="00FE0613" w:rsidRPr="008772AE" w:rsidRDefault="00FE0613" w:rsidP="00FE0613">
      <w:pPr>
        <w:pStyle w:val="code"/>
        <w:rPr>
          <w:ins w:id="205" w:author="Matty Kadosh" w:date="2016-10-26T20:21:00Z"/>
        </w:rPr>
      </w:pPr>
      <w:ins w:id="206" w:author="Matty Kadosh" w:date="2016-10-26T20:21:00Z">
        <w:r>
          <w:t>sai_if_channel_attr[1].value=</w:t>
        </w:r>
      </w:ins>
      <w:r>
        <w:rPr>
          <w:rFonts w:ascii="Courier New" w:eastAsia="Times New Roman" w:hAnsi="Courier New" w:cs="Courier New"/>
          <w:color w:val="000000"/>
          <w:szCs w:val="18"/>
          <w:lang w:bidi="he-IL"/>
        </w:rPr>
        <w:t>host_trap_id</w:t>
      </w:r>
      <w:ins w:id="207" w:author="Matty Kadosh" w:date="2016-10-26T20:21:00Z">
        <w:r>
          <w:rPr>
            <w:rFonts w:ascii="Courier New" w:eastAsia="Times New Roman" w:hAnsi="Courier New" w:cs="Courier New"/>
            <w:color w:val="000000"/>
            <w:szCs w:val="18"/>
            <w:lang w:bidi="he-IL"/>
          </w:rPr>
          <w:t>[0];</w:t>
        </w:r>
        <w:r w:rsidRPr="00C4443C">
          <w:t xml:space="preserve"> </w:t>
        </w:r>
      </w:ins>
      <w:r>
        <w:t>// Object referencing STP trap</w:t>
      </w:r>
    </w:p>
    <w:p w14:paraId="7E02FAD3" w14:textId="77777777" w:rsidR="00FE0613" w:rsidRDefault="00FE0613" w:rsidP="00FE0613">
      <w:pPr>
        <w:pStyle w:val="code"/>
        <w:rPr>
          <w:ins w:id="208" w:author="Matty Kadosh" w:date="2016-10-26T20:21:00Z"/>
        </w:rPr>
      </w:pPr>
    </w:p>
    <w:p w14:paraId="535D7919" w14:textId="77777777" w:rsidR="00FE0613" w:rsidRDefault="00FE0613" w:rsidP="00FE0613">
      <w:pPr>
        <w:pStyle w:val="code"/>
        <w:rPr>
          <w:ins w:id="209" w:author="Matty Kadosh" w:date="2016-10-26T20:21:00Z"/>
        </w:rPr>
      </w:pPr>
      <w:ins w:id="210" w:author="Matty Kadosh" w:date="2016-10-26T20:21:00Z">
        <w:r>
          <w:t>sai_if_channel_attr[2].id=</w:t>
        </w:r>
        <w:r w:rsidRPr="008772AE">
          <w:t xml:space="preserve"> </w:t>
        </w:r>
      </w:ins>
      <w:r w:rsidRPr="00725C62">
        <w:t>SAI_HOSTIF_TABLE_ENTRY_ATTR_CHANNEL;</w:t>
      </w:r>
    </w:p>
    <w:p w14:paraId="43FB8514" w14:textId="77777777" w:rsidR="00FE0613" w:rsidRPr="008772AE" w:rsidRDefault="00FE0613" w:rsidP="00FE0613">
      <w:pPr>
        <w:pStyle w:val="code"/>
        <w:rPr>
          <w:ins w:id="211" w:author="Matty Kadosh" w:date="2016-10-26T20:21:00Z"/>
        </w:rPr>
      </w:pPr>
      <w:ins w:id="212" w:author="Matty Kadosh" w:date="2016-10-26T20:21:00Z">
        <w:r>
          <w:t>sai_if_channel_attr[2].value=</w:t>
        </w:r>
      </w:ins>
      <w:r w:rsidRPr="00725C62">
        <w:t>SAI_HOST_INTERFACE_T</w:t>
      </w:r>
      <w:r>
        <w:t>ABLE_ENTRY_CHANNEL_TYPE_FD</w:t>
      </w:r>
      <w:r w:rsidRPr="00725C62">
        <w:t>;</w:t>
      </w:r>
    </w:p>
    <w:p w14:paraId="232D37AB" w14:textId="77777777" w:rsidR="00FE0613" w:rsidRDefault="00FE0613" w:rsidP="00FE0613">
      <w:pPr>
        <w:pStyle w:val="code"/>
      </w:pPr>
    </w:p>
    <w:p w14:paraId="18BD6813" w14:textId="77777777" w:rsidR="007225AA" w:rsidRDefault="007225AA" w:rsidP="007225AA">
      <w:pPr>
        <w:pStyle w:val="code"/>
        <w:rPr>
          <w:ins w:id="213" w:author="Matty Kadosh" w:date="2016-10-26T20:21:00Z"/>
        </w:rPr>
      </w:pPr>
      <w:ins w:id="214" w:author="Matty Kadosh" w:date="2016-10-26T20:21:00Z">
        <w:r>
          <w:t>sai_if_channel_attr[</w:t>
        </w:r>
      </w:ins>
      <w:r>
        <w:t>3</w:t>
      </w:r>
      <w:ins w:id="215" w:author="Matty Kadosh" w:date="2016-10-26T20:21:00Z">
        <w:r>
          <w:t>].id=</w:t>
        </w:r>
        <w:r w:rsidRPr="008772AE">
          <w:t xml:space="preserve"> </w:t>
        </w:r>
      </w:ins>
      <w:r w:rsidRPr="00725C62">
        <w:t>SAI_HOSTIF_TABLE_ENTRY_ATTR_</w:t>
      </w:r>
      <w:r>
        <w:t>HOST_IF</w:t>
      </w:r>
      <w:r w:rsidRPr="00725C62">
        <w:t>;</w:t>
      </w:r>
    </w:p>
    <w:p w14:paraId="354E6949" w14:textId="77777777" w:rsidR="007225AA" w:rsidRPr="008772AE" w:rsidRDefault="007225AA" w:rsidP="007225AA">
      <w:pPr>
        <w:pStyle w:val="code"/>
        <w:rPr>
          <w:ins w:id="216" w:author="Matty Kadosh" w:date="2016-10-26T20:21:00Z"/>
        </w:rPr>
      </w:pPr>
      <w:ins w:id="217" w:author="Matty Kadosh" w:date="2016-10-26T20:21:00Z">
        <w:r>
          <w:t>sai_if_channel_attr[</w:t>
        </w:r>
      </w:ins>
      <w:r>
        <w:t>3</w:t>
      </w:r>
      <w:ins w:id="218" w:author="Matty Kadosh" w:date="2016-10-26T20:21:00Z">
        <w:r>
          <w:t>].value=</w:t>
        </w:r>
      </w:ins>
      <w:r>
        <w:t>host_if_id</w:t>
      </w:r>
      <w:r w:rsidRPr="00725C62">
        <w:t>;</w:t>
      </w:r>
      <w:r>
        <w:t xml:space="preserve"> // host interface of type file descriptor</w:t>
      </w:r>
    </w:p>
    <w:p w14:paraId="1C29DAD5" w14:textId="77777777" w:rsidR="007225AA" w:rsidRDefault="007225AA" w:rsidP="00FE0613">
      <w:pPr>
        <w:pStyle w:val="code"/>
        <w:rPr>
          <w:ins w:id="219" w:author="Matty Kadosh" w:date="2016-10-26T20:21:00Z"/>
        </w:rPr>
      </w:pPr>
    </w:p>
    <w:p w14:paraId="0CBCD188" w14:textId="77777777" w:rsidR="00FE0613" w:rsidRDefault="00FE0613" w:rsidP="00FE0613">
      <w:pPr>
        <w:pStyle w:val="code"/>
      </w:pPr>
      <w:ins w:id="220" w:author="Matty Kadosh" w:date="2016-10-26T20:21:00Z">
        <w:r>
          <w:rPr>
            <w:lang w:bidi="he-IL"/>
          </w:rPr>
          <w:t>sai_create_host</w:t>
        </w:r>
      </w:ins>
      <w:r>
        <w:rPr>
          <w:lang w:bidi="he-IL"/>
        </w:rPr>
        <w:t>if_table_entry</w:t>
      </w:r>
      <w:ins w:id="221" w:author="Matty Kadosh" w:date="2016-10-26T20:21:00Z">
        <w:r>
          <w:rPr>
            <w:lang w:bidi="he-IL"/>
          </w:rPr>
          <w:t>_fn(&amp;host_</w:t>
        </w:r>
      </w:ins>
      <w:r>
        <w:rPr>
          <w:lang w:bidi="he-IL"/>
        </w:rPr>
        <w:t>table_entry</w:t>
      </w:r>
      <w:ins w:id="222" w:author="Matty Kadosh" w:date="2016-10-26T20:21:00Z">
        <w:r>
          <w:rPr>
            <w:lang w:bidi="he-IL"/>
          </w:rPr>
          <w:t xml:space="preserve">[0], </w:t>
        </w:r>
      </w:ins>
      <w:r w:rsidR="007225AA">
        <w:rPr>
          <w:lang w:bidi="he-IL"/>
        </w:rPr>
        <w:t>4</w:t>
      </w:r>
      <w:ins w:id="223" w:author="Matty Kadosh" w:date="2016-10-26T20:21:00Z">
        <w:r>
          <w:rPr>
            <w:lang w:bidi="he-IL"/>
          </w:rPr>
          <w:t>,</w:t>
        </w:r>
        <w:r w:rsidRPr="00B7123A">
          <w:t xml:space="preserve"> </w:t>
        </w:r>
        <w:r>
          <w:t xml:space="preserve">sai_if_channel_attr); </w:t>
        </w:r>
      </w:ins>
    </w:p>
    <w:p w14:paraId="42BF1211" w14:textId="77777777" w:rsidR="00FE0613" w:rsidRDefault="00FE0613" w:rsidP="00FE0613">
      <w:pPr>
        <w:pStyle w:val="code"/>
      </w:pPr>
    </w:p>
    <w:p w14:paraId="3724F0D7" w14:textId="77777777" w:rsidR="00FE0613" w:rsidRDefault="00FE0613" w:rsidP="00FE0613">
      <w:pPr>
        <w:pStyle w:val="code"/>
      </w:pPr>
    </w:p>
    <w:p w14:paraId="1F3839B4" w14:textId="77777777" w:rsidR="00FE0613" w:rsidRDefault="00FE0613" w:rsidP="00FE0613">
      <w:pPr>
        <w:pStyle w:val="code"/>
      </w:pPr>
      <w:ins w:id="224" w:author="Matty Kadosh" w:date="2016-10-26T20:21:00Z">
        <w:r>
          <w:t>sai_if_channel</w:t>
        </w:r>
      </w:ins>
      <w:del w:id="225" w:author="Matty Kadosh" w:date="2016-10-26T20:21:00Z">
        <w:r>
          <w:delText>trap</w:delText>
        </w:r>
      </w:del>
      <w:r>
        <w:t>_attr</w:t>
      </w:r>
      <w:ins w:id="226" w:author="Matty Kadosh" w:date="2016-10-26T20:21:00Z">
        <w:r>
          <w:t>[0].id=</w:t>
        </w:r>
        <w:r w:rsidRPr="002E443F">
          <w:rPr>
            <w:lang w:bidi="he-IL"/>
          </w:rPr>
          <w:t>SAI_HOST</w:t>
        </w:r>
      </w:ins>
      <w:r>
        <w:rPr>
          <w:lang w:bidi="he-IL"/>
        </w:rPr>
        <w:t>IF_TABLE_ENTRY</w:t>
      </w:r>
      <w:ins w:id="227" w:author="Matty Kadosh" w:date="2016-10-26T20:21:00Z">
        <w:r w:rsidRPr="002E443F">
          <w:rPr>
            <w:lang w:bidi="he-IL"/>
          </w:rPr>
          <w:t>_ATTR_TYPE</w:t>
        </w:r>
        <w:r>
          <w:rPr>
            <w:lang w:bidi="he-IL"/>
          </w:rPr>
          <w:t>;</w:t>
        </w:r>
      </w:ins>
      <w:del w:id="228" w:author="Matty Kadosh" w:date="2016-10-26T20:21:00Z">
        <w:r>
          <w:delText>);</w:delText>
        </w:r>
      </w:del>
    </w:p>
    <w:p w14:paraId="4B0A80D0" w14:textId="77777777" w:rsidR="00FE0613" w:rsidRDefault="00FE0613" w:rsidP="00FE0613">
      <w:pPr>
        <w:pStyle w:val="code"/>
        <w:rPr>
          <w:ins w:id="229" w:author="Matty Kadosh" w:date="2016-10-26T20:21:00Z"/>
          <w:rFonts w:ascii="Courier New" w:eastAsia="Times New Roman" w:hAnsi="Courier New" w:cs="Courier New"/>
          <w:color w:val="000000"/>
          <w:szCs w:val="18"/>
          <w:lang w:bidi="he-IL"/>
        </w:rPr>
      </w:pPr>
      <w:ins w:id="230" w:author="Matty Kadosh" w:date="2016-10-26T20:21:00Z">
        <w:r>
          <w:t>sai_if_channel_attr[0].</w:t>
        </w:r>
        <w:r>
          <w:rPr>
            <w:lang w:bidi="he-IL"/>
          </w:rPr>
          <w:t>value=</w:t>
        </w:r>
      </w:ins>
      <w:r w:rsidRPr="00BA0F2C">
        <w:rPr>
          <w:lang w:bidi="he-IL"/>
        </w:rPr>
        <w:t xml:space="preserve"> SAI_HOST_INTERFACE_TABLE_ENTRY_TYPE_TRAP_ID</w:t>
      </w:r>
      <w:ins w:id="231" w:author="Matty Kadosh" w:date="2016-10-26T20:21:00Z">
        <w:r w:rsidRPr="00BA0F2C">
          <w:rPr>
            <w:lang w:bidi="he-IL"/>
          </w:rPr>
          <w:t>;</w:t>
        </w:r>
      </w:ins>
    </w:p>
    <w:p w14:paraId="6CFC7DE8" w14:textId="77777777" w:rsidR="00FE0613" w:rsidRDefault="00FE0613" w:rsidP="00FE0613">
      <w:pPr>
        <w:pStyle w:val="code"/>
        <w:rPr>
          <w:ins w:id="232" w:author="Matty Kadosh" w:date="2016-10-26T20:21:00Z"/>
          <w:rFonts w:ascii="Courier New" w:eastAsia="Times New Roman" w:hAnsi="Courier New" w:cs="Courier New"/>
          <w:color w:val="000000"/>
          <w:szCs w:val="18"/>
          <w:lang w:bidi="he-IL"/>
        </w:rPr>
      </w:pPr>
    </w:p>
    <w:p w14:paraId="2D771F06" w14:textId="77777777" w:rsidR="00FE0613" w:rsidRDefault="00FE0613" w:rsidP="00FE0613">
      <w:pPr>
        <w:pStyle w:val="code"/>
        <w:rPr>
          <w:ins w:id="233" w:author="Matty Kadosh" w:date="2016-10-26T20:21:00Z"/>
          <w:lang w:bidi="he-IL"/>
        </w:rPr>
      </w:pPr>
      <w:ins w:id="234"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235" w:author="Matty Kadosh" w:date="2016-10-26T20:21:00Z">
        <w:r>
          <w:rPr>
            <w:lang w:bidi="he-IL"/>
          </w:rPr>
          <w:t>;</w:t>
        </w:r>
      </w:ins>
    </w:p>
    <w:p w14:paraId="4DEDF8D4" w14:textId="77777777" w:rsidR="00FE0613" w:rsidRPr="008772AE" w:rsidRDefault="00FE0613" w:rsidP="00FE0613">
      <w:pPr>
        <w:pStyle w:val="code"/>
        <w:rPr>
          <w:ins w:id="236" w:author="Matty Kadosh" w:date="2016-10-26T20:21:00Z"/>
        </w:rPr>
      </w:pPr>
      <w:ins w:id="237" w:author="Matty Kadosh" w:date="2016-10-26T20:21:00Z">
        <w:r>
          <w:t>sai_if_channel_attr[1].value=</w:t>
        </w:r>
      </w:ins>
      <w:r>
        <w:rPr>
          <w:rFonts w:ascii="Courier New" w:eastAsia="Times New Roman" w:hAnsi="Courier New" w:cs="Courier New"/>
          <w:color w:val="000000"/>
          <w:szCs w:val="18"/>
          <w:lang w:bidi="he-IL"/>
        </w:rPr>
        <w:t>host_trap_id</w:t>
      </w:r>
      <w:ins w:id="238" w:author="Matty Kadosh" w:date="2016-10-26T20:21:00Z">
        <w:r>
          <w:rPr>
            <w:rFonts w:ascii="Courier New" w:eastAsia="Times New Roman" w:hAnsi="Courier New" w:cs="Courier New"/>
            <w:color w:val="000000"/>
            <w:szCs w:val="18"/>
            <w:lang w:bidi="he-IL"/>
          </w:rPr>
          <w:t>[</w:t>
        </w:r>
      </w:ins>
      <w:r>
        <w:rPr>
          <w:rFonts w:ascii="Courier New" w:eastAsia="Times New Roman" w:hAnsi="Courier New" w:cs="Courier New"/>
          <w:color w:val="000000"/>
          <w:szCs w:val="18"/>
          <w:lang w:bidi="he-IL"/>
        </w:rPr>
        <w:t>1</w:t>
      </w:r>
      <w:ins w:id="239" w:author="Matty Kadosh" w:date="2016-10-26T20:21:00Z">
        <w:r>
          <w:rPr>
            <w:rFonts w:ascii="Courier New" w:eastAsia="Times New Roman" w:hAnsi="Courier New" w:cs="Courier New"/>
            <w:color w:val="000000"/>
            <w:szCs w:val="18"/>
            <w:lang w:bidi="he-IL"/>
          </w:rPr>
          <w:t>];</w:t>
        </w:r>
        <w:r w:rsidRPr="00C4443C">
          <w:t xml:space="preserve"> </w:t>
        </w:r>
      </w:ins>
      <w:r>
        <w:t>// Object referencing LACP trap</w:t>
      </w:r>
    </w:p>
    <w:p w14:paraId="3D6FBA14" w14:textId="77777777" w:rsidR="00FE0613" w:rsidRDefault="00FE0613" w:rsidP="00FE0613">
      <w:pPr>
        <w:pStyle w:val="code"/>
        <w:rPr>
          <w:ins w:id="240" w:author="Matty Kadosh" w:date="2016-10-26T20:21:00Z"/>
        </w:rPr>
      </w:pPr>
    </w:p>
    <w:p w14:paraId="02425BAC" w14:textId="77777777" w:rsidR="00FE0613" w:rsidRDefault="00FE0613" w:rsidP="00FE0613">
      <w:pPr>
        <w:pStyle w:val="code"/>
        <w:rPr>
          <w:ins w:id="241" w:author="Matty Kadosh" w:date="2016-10-26T20:21:00Z"/>
        </w:rPr>
      </w:pPr>
      <w:ins w:id="242" w:author="Matty Kadosh" w:date="2016-10-26T20:21:00Z">
        <w:r>
          <w:t>sai_if_channel_attr[2].id=</w:t>
        </w:r>
        <w:r w:rsidRPr="008772AE">
          <w:t xml:space="preserve"> </w:t>
        </w:r>
      </w:ins>
      <w:r w:rsidRPr="00725C62">
        <w:t>SAI_HOSTIF_TABLE_ENTRY_ATTR_CHANNEL;</w:t>
      </w:r>
    </w:p>
    <w:p w14:paraId="46C3971F" w14:textId="77777777" w:rsidR="00FE0613" w:rsidRPr="008772AE" w:rsidRDefault="00FE0613" w:rsidP="007225AA">
      <w:pPr>
        <w:pStyle w:val="code"/>
        <w:rPr>
          <w:ins w:id="243" w:author="Matty Kadosh" w:date="2016-10-26T20:21:00Z"/>
        </w:rPr>
      </w:pPr>
      <w:ins w:id="244" w:author="Matty Kadosh" w:date="2016-10-26T20:21:00Z">
        <w:r>
          <w:t>sai_if_channel_attr[2].value=</w:t>
        </w:r>
      </w:ins>
      <w:r w:rsidRPr="00725C62">
        <w:t>SAI_HOST_INTERFACE_T</w:t>
      </w:r>
      <w:r>
        <w:t>ABLE_ENTRY_CHANNEL_TYPE_</w:t>
      </w:r>
      <w:r w:rsidR="007225AA">
        <w:t>FD</w:t>
      </w:r>
      <w:r w:rsidRPr="00725C62">
        <w:t>;</w:t>
      </w:r>
    </w:p>
    <w:p w14:paraId="58895E99" w14:textId="77777777" w:rsidR="00FE0613" w:rsidRDefault="00FE0613" w:rsidP="00FE0613">
      <w:pPr>
        <w:pStyle w:val="code"/>
      </w:pPr>
    </w:p>
    <w:p w14:paraId="28FEF85D" w14:textId="77777777" w:rsidR="007225AA" w:rsidRDefault="007225AA" w:rsidP="007225AA">
      <w:pPr>
        <w:pStyle w:val="code"/>
        <w:rPr>
          <w:ins w:id="245" w:author="Matty Kadosh" w:date="2016-10-26T20:21:00Z"/>
        </w:rPr>
      </w:pPr>
      <w:ins w:id="246" w:author="Matty Kadosh" w:date="2016-10-26T20:21:00Z">
        <w:r>
          <w:t>sai_if_channel_attr[</w:t>
        </w:r>
      </w:ins>
      <w:r>
        <w:t>3</w:t>
      </w:r>
      <w:ins w:id="247" w:author="Matty Kadosh" w:date="2016-10-26T20:21:00Z">
        <w:r>
          <w:t>].id=</w:t>
        </w:r>
        <w:r w:rsidRPr="008772AE">
          <w:t xml:space="preserve"> </w:t>
        </w:r>
      </w:ins>
      <w:r w:rsidRPr="00725C62">
        <w:t>SAI_HOSTIF_TABLE_ENTRY_ATTR_</w:t>
      </w:r>
      <w:r>
        <w:t>HOST_IF</w:t>
      </w:r>
      <w:r w:rsidRPr="00725C62">
        <w:t>;</w:t>
      </w:r>
    </w:p>
    <w:p w14:paraId="588AC706" w14:textId="77777777" w:rsidR="007225AA" w:rsidRPr="008772AE" w:rsidRDefault="007225AA" w:rsidP="007225AA">
      <w:pPr>
        <w:pStyle w:val="code"/>
        <w:rPr>
          <w:ins w:id="248" w:author="Matty Kadosh" w:date="2016-10-26T20:21:00Z"/>
        </w:rPr>
      </w:pPr>
      <w:ins w:id="249" w:author="Matty Kadosh" w:date="2016-10-26T20:21:00Z">
        <w:r>
          <w:t>sai_if_channel_attr[</w:t>
        </w:r>
      </w:ins>
      <w:r>
        <w:t>3</w:t>
      </w:r>
      <w:ins w:id="250" w:author="Matty Kadosh" w:date="2016-10-26T20:21:00Z">
        <w:r>
          <w:t>].value=</w:t>
        </w:r>
      </w:ins>
      <w:r>
        <w:t>host_if_id</w:t>
      </w:r>
      <w:r w:rsidRPr="00725C62">
        <w:t>;</w:t>
      </w:r>
      <w:r>
        <w:t xml:space="preserve"> // host interface of type file descriptor</w:t>
      </w:r>
    </w:p>
    <w:p w14:paraId="5F0216B5" w14:textId="77777777" w:rsidR="007225AA" w:rsidRDefault="007225AA" w:rsidP="00FE0613">
      <w:pPr>
        <w:pStyle w:val="code"/>
        <w:rPr>
          <w:ins w:id="251" w:author="Matty Kadosh" w:date="2016-10-26T20:21:00Z"/>
        </w:rPr>
      </w:pPr>
    </w:p>
    <w:p w14:paraId="6E2DFC50" w14:textId="77777777" w:rsidR="00FE0613" w:rsidRDefault="00FE0613" w:rsidP="00FE0613">
      <w:pPr>
        <w:pStyle w:val="code"/>
      </w:pPr>
      <w:ins w:id="252" w:author="Matty Kadosh" w:date="2016-10-26T20:21:00Z">
        <w:r>
          <w:rPr>
            <w:lang w:bidi="he-IL"/>
          </w:rPr>
          <w:t>sai_create_host</w:t>
        </w:r>
      </w:ins>
      <w:r>
        <w:rPr>
          <w:lang w:bidi="he-IL"/>
        </w:rPr>
        <w:t>if_table_entry</w:t>
      </w:r>
      <w:ins w:id="253" w:author="Matty Kadosh" w:date="2016-10-26T20:21:00Z">
        <w:r>
          <w:rPr>
            <w:lang w:bidi="he-IL"/>
          </w:rPr>
          <w:t>_fn(&amp;host_</w:t>
        </w:r>
      </w:ins>
      <w:r>
        <w:rPr>
          <w:lang w:bidi="he-IL"/>
        </w:rPr>
        <w:t>table_entry</w:t>
      </w:r>
      <w:ins w:id="254" w:author="Matty Kadosh" w:date="2016-10-26T20:21:00Z">
        <w:r>
          <w:rPr>
            <w:lang w:bidi="he-IL"/>
          </w:rPr>
          <w:t>[</w:t>
        </w:r>
      </w:ins>
      <w:r w:rsidR="007225AA">
        <w:rPr>
          <w:lang w:bidi="he-IL"/>
        </w:rPr>
        <w:t>1</w:t>
      </w:r>
      <w:ins w:id="255" w:author="Matty Kadosh" w:date="2016-10-26T20:21:00Z">
        <w:r>
          <w:rPr>
            <w:lang w:bidi="he-IL"/>
          </w:rPr>
          <w:t>], 3,</w:t>
        </w:r>
        <w:r w:rsidRPr="00B7123A">
          <w:t xml:space="preserve"> </w:t>
        </w:r>
        <w:r>
          <w:t xml:space="preserve">sai_if_channel_attr); </w:t>
        </w:r>
      </w:ins>
    </w:p>
    <w:p w14:paraId="75356BBD" w14:textId="77777777" w:rsidR="00FE0613" w:rsidRDefault="00FE0613" w:rsidP="00FE0613">
      <w:pPr>
        <w:pStyle w:val="code"/>
      </w:pPr>
    </w:p>
    <w:p w14:paraId="1D733A68" w14:textId="77777777" w:rsidR="00FE0613" w:rsidRDefault="00FE0613" w:rsidP="00FE0613">
      <w:pPr>
        <w:pStyle w:val="code"/>
      </w:pPr>
      <w:r>
        <w:t>…</w:t>
      </w:r>
    </w:p>
    <w:p w14:paraId="68946E49" w14:textId="77777777" w:rsidR="00FE0613" w:rsidRPr="00FE0613" w:rsidRDefault="00FE0613" w:rsidP="00FE0613"/>
    <w:p w14:paraId="2157E3CD" w14:textId="77777777" w:rsidR="00FE0613" w:rsidRDefault="00FE0613" w:rsidP="00C14BF1"/>
    <w:p w14:paraId="43CAFDEC" w14:textId="77777777" w:rsidR="00853AB8" w:rsidRDefault="00E5352E" w:rsidP="006008E9">
      <w:pPr>
        <w:pStyle w:val="Heading3"/>
      </w:pPr>
      <w:bookmarkStart w:id="256" w:name="_Toc465354538"/>
      <w:r>
        <w:t xml:space="preserve">Step </w:t>
      </w:r>
      <w:r w:rsidR="006008E9">
        <w:t>5</w:t>
      </w:r>
      <w:r>
        <w:t xml:space="preserve">- send </w:t>
      </w:r>
      <w:r w:rsidR="00C929B3">
        <w:t>and receive</w:t>
      </w:r>
      <w:bookmarkEnd w:id="256"/>
      <w:r w:rsidR="00C929B3">
        <w:t xml:space="preserve"> </w:t>
      </w:r>
      <w:r w:rsidR="00853AB8">
        <w:t xml:space="preserve"> </w:t>
      </w:r>
    </w:p>
    <w:p w14:paraId="5D7C2764" w14:textId="77777777" w:rsidR="00C929B3" w:rsidRDefault="0053010E" w:rsidP="00C929B3">
      <w:pPr>
        <w:pStyle w:val="code"/>
      </w:pPr>
      <w:r>
        <w:t>//</w:t>
      </w:r>
      <w:r w:rsidR="0090237A">
        <w:t xml:space="preserve"> </w:t>
      </w:r>
      <w:r>
        <w:t>rec</w:t>
      </w:r>
      <w:r w:rsidR="0090237A">
        <w:t>e</w:t>
      </w:r>
      <w:r>
        <w:t xml:space="preserve">ive flow </w:t>
      </w:r>
    </w:p>
    <w:p w14:paraId="7F000D4D" w14:textId="77777777" w:rsidR="00C929B3" w:rsidRDefault="00690BFC" w:rsidP="00C929B3">
      <w:pPr>
        <w:pStyle w:val="code"/>
      </w:pPr>
      <w:r>
        <w:t>void *</w:t>
      </w:r>
      <w:r w:rsidR="00C929B3">
        <w:t xml:space="preserve">buffer; </w:t>
      </w:r>
    </w:p>
    <w:p w14:paraId="400B4B58" w14:textId="77777777" w:rsidR="00C929B3" w:rsidRDefault="00690BFC" w:rsidP="0053010E">
      <w:pPr>
        <w:pStyle w:val="code"/>
      </w:pPr>
      <w:r>
        <w:t xml:space="preserve">sai_size_t </w:t>
      </w:r>
      <w:r w:rsidR="00C929B3">
        <w:t xml:space="preserve">buffer_size,  </w:t>
      </w:r>
    </w:p>
    <w:p w14:paraId="0C5638ED" w14:textId="77777777" w:rsidR="00C929B3" w:rsidRDefault="00C929B3" w:rsidP="00A10FA5">
      <w:pPr>
        <w:pStyle w:val="code"/>
      </w:pPr>
      <w:r>
        <w:t>sai_attr</w:t>
      </w:r>
      <w:r w:rsidR="0053010E">
        <w:t>ibute_t sai_packet</w:t>
      </w:r>
      <w:r>
        <w:t>_attr[</w:t>
      </w:r>
      <w:r w:rsidR="00A10FA5">
        <w:t>3</w:t>
      </w:r>
      <w:r>
        <w:t>];</w:t>
      </w:r>
    </w:p>
    <w:p w14:paraId="62D29A49" w14:textId="77777777" w:rsidR="00A10FA5" w:rsidRDefault="00A10FA5" w:rsidP="00A10FA5">
      <w:pPr>
        <w:pStyle w:val="code"/>
      </w:pPr>
      <w:r>
        <w:t>uint32_t attr_count = 3;</w:t>
      </w:r>
    </w:p>
    <w:p w14:paraId="4475D995" w14:textId="77777777" w:rsidR="0090237A" w:rsidRDefault="0090237A" w:rsidP="00C929B3">
      <w:pPr>
        <w:pStyle w:val="code"/>
      </w:pPr>
    </w:p>
    <w:p w14:paraId="7828F4A7" w14:textId="77777777" w:rsidR="0090237A" w:rsidRDefault="0090237A" w:rsidP="0090237A">
      <w:pPr>
        <w:pStyle w:val="code"/>
      </w:pPr>
      <w:r>
        <w:t xml:space="preserve">// alloocate buffer </w:t>
      </w:r>
    </w:p>
    <w:p w14:paraId="563EAE77" w14:textId="77777777" w:rsidR="0090237A" w:rsidRDefault="0022609B" w:rsidP="0022609B">
      <w:pPr>
        <w:pStyle w:val="code"/>
      </w:pPr>
      <w:r>
        <w:t>b</w:t>
      </w:r>
      <w:r w:rsidR="0090237A">
        <w:t>uffer_alloc(&amp;buffer,</w:t>
      </w:r>
      <w:r w:rsidR="0090237A" w:rsidRPr="00C929B3">
        <w:t xml:space="preserve"> </w:t>
      </w:r>
      <w:r w:rsidR="0090237A">
        <w:t>CONTROL_MTU);</w:t>
      </w:r>
    </w:p>
    <w:p w14:paraId="3DB7F88D" w14:textId="77777777" w:rsidR="0022609B" w:rsidRDefault="0022609B" w:rsidP="00C929B3">
      <w:pPr>
        <w:pStyle w:val="code"/>
      </w:pPr>
    </w:p>
    <w:p w14:paraId="55C71396" w14:textId="77777777" w:rsidR="00C929B3" w:rsidRDefault="00C929B3" w:rsidP="00C929B3">
      <w:pPr>
        <w:pStyle w:val="code"/>
      </w:pPr>
      <w:r>
        <w:t>while(TRUE)</w:t>
      </w:r>
    </w:p>
    <w:p w14:paraId="51473D94" w14:textId="77777777" w:rsidR="00C929B3" w:rsidRDefault="00C929B3" w:rsidP="00C929B3">
      <w:pPr>
        <w:pStyle w:val="code"/>
      </w:pPr>
      <w:r>
        <w:t xml:space="preserve">{ </w:t>
      </w:r>
    </w:p>
    <w:p w14:paraId="351239AC" w14:textId="77777777" w:rsidR="0022609B" w:rsidRDefault="0022609B" w:rsidP="0022609B">
      <w:pPr>
        <w:pStyle w:val="code"/>
      </w:pPr>
      <w:r>
        <w:t xml:space="preserve">    buffer_size = CONTROL_MTU;</w:t>
      </w:r>
    </w:p>
    <w:p w14:paraId="173B4C56" w14:textId="77777777" w:rsidR="00C929B3" w:rsidRDefault="00C929B3" w:rsidP="00C929B3">
      <w:pPr>
        <w:pStyle w:val="code"/>
      </w:pPr>
      <w:r>
        <w:t xml:space="preserve">    sai_recv</w:t>
      </w:r>
      <w:r w:rsidRPr="000409F3">
        <w:t>_</w:t>
      </w:r>
      <w:r>
        <w:t>hostif</w:t>
      </w:r>
      <w:r w:rsidRPr="000409F3">
        <w:t>_</w:t>
      </w:r>
      <w:r>
        <w:t>packet_</w:t>
      </w:r>
      <w:r w:rsidRPr="000409F3">
        <w:t>fn</w:t>
      </w:r>
      <w:r>
        <w:t>(</w:t>
      </w:r>
      <w:r>
        <w:rPr>
          <w:lang w:bidi="he-IL"/>
        </w:rPr>
        <w:t xml:space="preserve">host_if_id, </w:t>
      </w:r>
      <w:r w:rsidR="00F07968">
        <w:t>buffer, &amp;buffer_size</w:t>
      </w:r>
      <w:r w:rsidR="0053010E">
        <w:t>,</w:t>
      </w:r>
      <w:r w:rsidR="0053010E" w:rsidRPr="0053010E">
        <w:t xml:space="preserve"> </w:t>
      </w:r>
      <w:r w:rsidR="00A10FA5">
        <w:t>&amp;attr_count</w:t>
      </w:r>
      <w:r w:rsidR="00F07968">
        <w:t xml:space="preserve">, </w:t>
      </w:r>
      <w:r w:rsidR="0053010E">
        <w:t>sai_packet_attr);</w:t>
      </w:r>
    </w:p>
    <w:p w14:paraId="58EC3258" w14:textId="77777777" w:rsidR="0053010E" w:rsidRDefault="0053010E" w:rsidP="00F07968">
      <w:pPr>
        <w:pStyle w:val="code"/>
      </w:pPr>
      <w:r>
        <w:t xml:space="preserve">    handle_packet(buffer,</w:t>
      </w:r>
      <w:r w:rsidR="00F07968">
        <w:t xml:space="preserve"> </w:t>
      </w:r>
      <w:r>
        <w:t>buffer_size,</w:t>
      </w:r>
      <w:r w:rsidR="00A10FA5">
        <w:t xml:space="preserve"> attr_count</w:t>
      </w:r>
      <w:r>
        <w:t>,</w:t>
      </w:r>
      <w:r w:rsidRPr="0053010E">
        <w:t xml:space="preserve"> </w:t>
      </w:r>
      <w:r>
        <w:t>sai_packet_attr);</w:t>
      </w:r>
    </w:p>
    <w:p w14:paraId="78542F29" w14:textId="77777777" w:rsidR="00C929B3" w:rsidRDefault="00C929B3" w:rsidP="00C929B3">
      <w:pPr>
        <w:pStyle w:val="code"/>
      </w:pPr>
      <w:r>
        <w:t>);</w:t>
      </w:r>
    </w:p>
    <w:p w14:paraId="50A225E3" w14:textId="77777777" w:rsidR="00C929B3" w:rsidRDefault="00C929B3" w:rsidP="00C929B3">
      <w:pPr>
        <w:pStyle w:val="code"/>
      </w:pPr>
    </w:p>
    <w:p w14:paraId="7794682D" w14:textId="77777777" w:rsidR="0053010E" w:rsidRDefault="0053010E" w:rsidP="00C929B3">
      <w:pPr>
        <w:pStyle w:val="code"/>
      </w:pPr>
    </w:p>
    <w:p w14:paraId="136D8A13" w14:textId="77777777" w:rsidR="0053010E" w:rsidRDefault="0053010E" w:rsidP="0053010E">
      <w:pPr>
        <w:pStyle w:val="code"/>
      </w:pPr>
      <w:r>
        <w:t>//</w:t>
      </w:r>
      <w:r w:rsidR="0090237A">
        <w:t xml:space="preserve"> </w:t>
      </w:r>
      <w:r>
        <w:t xml:space="preserve">send flow </w:t>
      </w:r>
    </w:p>
    <w:p w14:paraId="6C56BAF7" w14:textId="77777777" w:rsidR="0053010E" w:rsidRDefault="00DC0370" w:rsidP="0053010E">
      <w:pPr>
        <w:pStyle w:val="code"/>
      </w:pPr>
      <w:r>
        <w:t>void *</w:t>
      </w:r>
      <w:r w:rsidR="0053010E">
        <w:t xml:space="preserve">buffer; </w:t>
      </w:r>
    </w:p>
    <w:p w14:paraId="564F7B2F" w14:textId="77777777" w:rsidR="004A1ED5" w:rsidRDefault="004A1ED5" w:rsidP="004A1ED5">
      <w:pPr>
        <w:pStyle w:val="code"/>
      </w:pPr>
      <w:r>
        <w:t>sai_attribute_t sai_packet_send_attr[</w:t>
      </w:r>
      <w:r w:rsidR="001D1762">
        <w:t>3</w:t>
      </w:r>
      <w:r>
        <w:t>];</w:t>
      </w:r>
    </w:p>
    <w:p w14:paraId="423591D1" w14:textId="77777777" w:rsidR="004A1ED5" w:rsidRDefault="004A1ED5" w:rsidP="004A1ED5">
      <w:pPr>
        <w:pStyle w:val="code"/>
      </w:pPr>
    </w:p>
    <w:p w14:paraId="1C27CD4E" w14:textId="77777777" w:rsidR="004A1ED5" w:rsidRDefault="004A1ED5" w:rsidP="00B54C41">
      <w:pPr>
        <w:pStyle w:val="code"/>
      </w:pPr>
      <w:r>
        <w:t>//</w:t>
      </w:r>
      <w:r w:rsidR="00B54C41">
        <w:t xml:space="preserve"> </w:t>
      </w:r>
      <w:r>
        <w:t>send STP packet t</w:t>
      </w:r>
      <w:r w:rsidR="00B54C41">
        <w:t>hrough</w:t>
      </w:r>
      <w:r>
        <w:t xml:space="preserve"> port 4 </w:t>
      </w:r>
    </w:p>
    <w:p w14:paraId="3DFBDCAA" w14:textId="77777777" w:rsidR="004A1ED5" w:rsidRDefault="00DC0370" w:rsidP="004A1ED5">
      <w:pPr>
        <w:pStyle w:val="code"/>
      </w:pPr>
      <w:r>
        <w:t>b</w:t>
      </w:r>
      <w:r w:rsidR="004A1ED5">
        <w:t>uffer_alloc(&amp;buffer,</w:t>
      </w:r>
      <w:r w:rsidR="004A1ED5" w:rsidRPr="00C929B3">
        <w:t xml:space="preserve"> </w:t>
      </w:r>
      <w:r w:rsidR="004A1ED5">
        <w:t>STP_FRAME_SIZE);</w:t>
      </w:r>
    </w:p>
    <w:p w14:paraId="024D297F" w14:textId="77777777" w:rsidR="004A1ED5" w:rsidRDefault="001A2F5C" w:rsidP="004A1ED5">
      <w:pPr>
        <w:pStyle w:val="code"/>
      </w:pPr>
      <w:r>
        <w:t>s</w:t>
      </w:r>
      <w:r w:rsidR="004A1ED5">
        <w:t>tp_buffer_set(buffer);</w:t>
      </w:r>
    </w:p>
    <w:p w14:paraId="653DA867" w14:textId="77777777" w:rsidR="00B54C41" w:rsidRDefault="00B54C41" w:rsidP="004A1ED5">
      <w:pPr>
        <w:pStyle w:val="code"/>
      </w:pPr>
    </w:p>
    <w:p w14:paraId="09726B43" w14:textId="77777777" w:rsidR="004A1ED5" w:rsidRDefault="004A1ED5" w:rsidP="004A1ED5">
      <w:pPr>
        <w:pStyle w:val="code"/>
      </w:pPr>
      <w:r>
        <w:t>sai_packet_send_attr[0].id= SAI_PACKET_EGRESS_PORT;</w:t>
      </w:r>
    </w:p>
    <w:p w14:paraId="0589ACC7" w14:textId="77777777" w:rsidR="004A1ED5" w:rsidRDefault="004A1ED5" w:rsidP="004A1ED5">
      <w:pPr>
        <w:pStyle w:val="code"/>
      </w:pPr>
      <w:r>
        <w:t>sai_packet_send_attr[0].value=4;</w:t>
      </w:r>
    </w:p>
    <w:p w14:paraId="0DB6140E" w14:textId="77777777" w:rsidR="0053010E" w:rsidRDefault="0053010E" w:rsidP="004A1ED5">
      <w:pPr>
        <w:pStyle w:val="code"/>
      </w:pPr>
    </w:p>
    <w:p w14:paraId="1D2C14AF" w14:textId="77777777" w:rsidR="004A1ED5" w:rsidRDefault="004A1ED5" w:rsidP="004A1ED5">
      <w:pPr>
        <w:pStyle w:val="code"/>
      </w:pPr>
      <w:r>
        <w:t>sai_packet_send_attr[1].id= SAI_PACKET_EGRESS_QUEUE</w:t>
      </w:r>
      <w:r w:rsidR="001D1762">
        <w:t>;</w:t>
      </w:r>
    </w:p>
    <w:p w14:paraId="3F224EDF" w14:textId="77777777" w:rsidR="004A1ED5" w:rsidRDefault="004A1ED5" w:rsidP="004A1ED5">
      <w:pPr>
        <w:pStyle w:val="code"/>
      </w:pPr>
      <w:r>
        <w:t>sai_packet_send_attr[</w:t>
      </w:r>
      <w:r w:rsidR="001D1762">
        <w:t>1</w:t>
      </w:r>
      <w:r>
        <w:t>].value=</w:t>
      </w:r>
      <w:r w:rsidR="001D1762" w:rsidRPr="001D1762">
        <w:t xml:space="preserve"> </w:t>
      </w:r>
      <w:r w:rsidR="001D1762">
        <w:t>queue_id; //queue_id is a queue element created via QoS SAI</w:t>
      </w:r>
      <w:r>
        <w:t>;</w:t>
      </w:r>
    </w:p>
    <w:p w14:paraId="22389DED" w14:textId="77777777" w:rsidR="004A1ED5" w:rsidRDefault="004A1ED5" w:rsidP="004A1ED5">
      <w:pPr>
        <w:pStyle w:val="code"/>
      </w:pPr>
    </w:p>
    <w:p w14:paraId="710F4990" w14:textId="77777777" w:rsidR="001D1762" w:rsidRDefault="001D1762" w:rsidP="001D1762">
      <w:pPr>
        <w:pStyle w:val="code"/>
      </w:pPr>
      <w:r>
        <w:t>sai_packet_send_attr[2].id= SAI_PACKET_TX_TYPE;</w:t>
      </w:r>
    </w:p>
    <w:p w14:paraId="7286098D" w14:textId="77777777" w:rsidR="004A1ED5" w:rsidRDefault="001D1762" w:rsidP="009D5EF6">
      <w:pPr>
        <w:pStyle w:val="code"/>
      </w:pPr>
      <w:r>
        <w:t>sai_packet_send_attr[2].value=</w:t>
      </w:r>
      <w:r w:rsidR="009D5EF6" w:rsidRPr="009D5EF6">
        <w:rPr>
          <w:rFonts w:ascii="Calibri" w:hAnsi="Calibri" w:cs="Calibri"/>
          <w:lang w:val="en"/>
        </w:rPr>
        <w:t xml:space="preserve"> </w:t>
      </w:r>
      <w:r w:rsidR="009D5EF6">
        <w:rPr>
          <w:rFonts w:ascii="Calibri" w:hAnsi="Calibri" w:cs="Calibri"/>
          <w:lang w:val="en"/>
        </w:rPr>
        <w:t>SAI_TX_TYPE_PIPELINE_BYPASS</w:t>
      </w:r>
      <w:r>
        <w:t xml:space="preserve">; </w:t>
      </w:r>
    </w:p>
    <w:p w14:paraId="1B296A53" w14:textId="77777777" w:rsidR="004A1ED5" w:rsidRDefault="004A1ED5" w:rsidP="004A1ED5">
      <w:pPr>
        <w:pStyle w:val="code"/>
      </w:pPr>
    </w:p>
    <w:p w14:paraId="1EE0AE9F" w14:textId="77777777" w:rsidR="001D1762" w:rsidRDefault="001D1762" w:rsidP="001D1762">
      <w:pPr>
        <w:pStyle w:val="code"/>
      </w:pPr>
      <w:r>
        <w:t>sai_send</w:t>
      </w:r>
      <w:r w:rsidRPr="000409F3">
        <w:t>_</w:t>
      </w:r>
      <w:r>
        <w:t>hostif</w:t>
      </w:r>
      <w:r w:rsidRPr="000409F3">
        <w:t>_</w:t>
      </w:r>
      <w:r>
        <w:t>packet_</w:t>
      </w:r>
      <w:r w:rsidRPr="000409F3">
        <w:t>fn</w:t>
      </w:r>
      <w:r>
        <w:t>(</w:t>
      </w:r>
      <w:r>
        <w:rPr>
          <w:lang w:bidi="he-IL"/>
        </w:rPr>
        <w:t>host_if_id,</w:t>
      </w:r>
      <w:r w:rsidR="00142641">
        <w:rPr>
          <w:lang w:bidi="he-IL"/>
        </w:rPr>
        <w:t xml:space="preserve"> </w:t>
      </w:r>
      <w:r>
        <w:rPr>
          <w:lang w:bidi="he-IL"/>
        </w:rPr>
        <w:t>buffer,</w:t>
      </w:r>
      <w:r w:rsidRPr="001D1762">
        <w:t xml:space="preserve"> </w:t>
      </w:r>
      <w:r>
        <w:t>STP_FRAME_SIZE,</w:t>
      </w:r>
      <w:r w:rsidR="00142641">
        <w:t xml:space="preserve"> 3</w:t>
      </w:r>
      <w:r>
        <w:t>,</w:t>
      </w:r>
      <w:r w:rsidRPr="001D1762">
        <w:t xml:space="preserve"> </w:t>
      </w:r>
      <w:r>
        <w:t>sai_packet_send_attr);</w:t>
      </w:r>
    </w:p>
    <w:p w14:paraId="2C97D3A4" w14:textId="77777777" w:rsidR="001D1762" w:rsidRDefault="001D1762" w:rsidP="001D1762">
      <w:pPr>
        <w:pStyle w:val="code"/>
      </w:pPr>
      <w:r>
        <w:t xml:space="preserve">    </w:t>
      </w:r>
    </w:p>
    <w:p w14:paraId="579F182A" w14:textId="77777777" w:rsidR="0053010E" w:rsidRDefault="0053010E" w:rsidP="00C929B3">
      <w:pPr>
        <w:pStyle w:val="code"/>
      </w:pPr>
    </w:p>
    <w:p w14:paraId="0D6ED814" w14:textId="77777777" w:rsidR="0053010E" w:rsidRDefault="0053010E" w:rsidP="00C929B3">
      <w:pPr>
        <w:pStyle w:val="code"/>
      </w:pPr>
    </w:p>
    <w:p w14:paraId="7064426B" w14:textId="77777777" w:rsidR="001D1762" w:rsidRDefault="001D1762" w:rsidP="001D1762">
      <w:pPr>
        <w:pStyle w:val="Heading2"/>
      </w:pPr>
      <w:bookmarkStart w:id="257" w:name="_Toc465354539"/>
      <w:r>
        <w:t xml:space="preserve">Configuration example </w:t>
      </w:r>
      <w:r w:rsidR="000B3607">
        <w:t>– using packet receive callback channel</w:t>
      </w:r>
      <w:bookmarkEnd w:id="257"/>
    </w:p>
    <w:p w14:paraId="5154E3D4" w14:textId="77777777" w:rsidR="001D1762" w:rsidRDefault="001D1762" w:rsidP="000B3607">
      <w:r>
        <w:t xml:space="preserve">Same setup and packet types as above example working with a packet </w:t>
      </w:r>
      <w:r w:rsidR="006A5ABB">
        <w:t>receive callback</w:t>
      </w:r>
      <w:r>
        <w:t xml:space="preserve"> </w:t>
      </w:r>
    </w:p>
    <w:p w14:paraId="40B517A7" w14:textId="77777777" w:rsidR="001D1762" w:rsidRPr="00C72176" w:rsidRDefault="001D1762" w:rsidP="001D1762"/>
    <w:p w14:paraId="7E594120" w14:textId="77777777" w:rsidR="001D1762" w:rsidRPr="00C14BF1" w:rsidRDefault="001D1762" w:rsidP="001D1762">
      <w:pPr>
        <w:pStyle w:val="Heading3"/>
      </w:pPr>
      <w:bookmarkStart w:id="258" w:name="_Toc465354540"/>
      <w:r>
        <w:t>Step 1- create three trap groups</w:t>
      </w:r>
      <w:bookmarkEnd w:id="258"/>
    </w:p>
    <w:p w14:paraId="41245233" w14:textId="77777777" w:rsidR="001D1762" w:rsidRDefault="000B3607" w:rsidP="00F96C0C">
      <w:r>
        <w:t>Same as</w:t>
      </w:r>
      <w:r w:rsidR="001D1762">
        <w:t xml:space="preserve"> </w:t>
      </w:r>
      <w:r w:rsidR="00F96C0C">
        <w:t>3</w:t>
      </w:r>
      <w:r w:rsidR="001D1762">
        <w:t>.</w:t>
      </w:r>
      <w:r w:rsidR="00F96C0C">
        <w:t>5</w:t>
      </w:r>
      <w:r w:rsidR="001D1762">
        <w:t>.1</w:t>
      </w:r>
    </w:p>
    <w:p w14:paraId="297245D2" w14:textId="77777777" w:rsidR="001D1762" w:rsidRDefault="001D1762" w:rsidP="001D1762">
      <w:pPr>
        <w:pStyle w:val="Heading3"/>
      </w:pPr>
      <w:bookmarkStart w:id="259" w:name="_Toc465354541"/>
      <w:r>
        <w:t>S</w:t>
      </w:r>
      <w:r w:rsidR="006A5ABB">
        <w:t>tep 2</w:t>
      </w:r>
      <w:r>
        <w:t>- configure the trap-ids</w:t>
      </w:r>
      <w:bookmarkEnd w:id="259"/>
      <w:r>
        <w:t xml:space="preserve">  </w:t>
      </w:r>
    </w:p>
    <w:p w14:paraId="1FED5438" w14:textId="77777777" w:rsidR="001D1762" w:rsidRDefault="00F96C0C" w:rsidP="001D1762">
      <w:r>
        <w:t>Same as 3.5.2</w:t>
      </w:r>
    </w:p>
    <w:p w14:paraId="6EC4B465" w14:textId="77777777" w:rsidR="00F96C0C" w:rsidRDefault="00F96C0C" w:rsidP="00F96C0C">
      <w:pPr>
        <w:pStyle w:val="Heading3"/>
      </w:pPr>
      <w:bookmarkStart w:id="260" w:name="_Toc465354542"/>
      <w:r>
        <w:t>Step 3- configure the host table</w:t>
      </w:r>
      <w:bookmarkEnd w:id="260"/>
      <w:r>
        <w:t xml:space="preserve">  </w:t>
      </w:r>
    </w:p>
    <w:p w14:paraId="0B496E8C" w14:textId="77777777" w:rsidR="00F96C0C" w:rsidRDefault="00F96C0C" w:rsidP="00F96C0C">
      <w:pPr>
        <w:pStyle w:val="code"/>
        <w:rPr>
          <w:ins w:id="261" w:author="Matty Kadosh" w:date="2016-10-26T20:21:00Z"/>
        </w:rPr>
      </w:pPr>
      <w:ins w:id="262" w:author="Matty Kadosh" w:date="2016-10-26T20:21:00Z">
        <w:r>
          <w:rPr>
            <w:lang w:bidi="he-IL"/>
          </w:rPr>
          <w:t>sai_object_id_t host_table_entry[4];</w:t>
        </w:r>
      </w:ins>
    </w:p>
    <w:p w14:paraId="1B229B0C" w14:textId="77777777" w:rsidR="00F96C0C" w:rsidRDefault="00F96C0C" w:rsidP="00F96C0C">
      <w:pPr>
        <w:pStyle w:val="code"/>
        <w:rPr>
          <w:ins w:id="263" w:author="Matty Kadosh" w:date="2016-10-26T20:21:00Z"/>
        </w:rPr>
      </w:pPr>
      <w:del w:id="264" w:author="Matty Kadosh" w:date="2016-10-26T20:21:00Z">
        <w:r>
          <w:delText>3,</w:delText>
        </w:r>
        <w:r w:rsidRPr="00CD23A9">
          <w:delText xml:space="preserve"> </w:delText>
        </w:r>
      </w:del>
      <w:r>
        <w:t>sai_</w:t>
      </w:r>
      <w:ins w:id="265" w:author="Matty Kadosh" w:date="2016-10-26T20:21:00Z">
        <w:r>
          <w:t>attribute_t sai_if_channel_attr[3];</w:t>
        </w:r>
      </w:ins>
    </w:p>
    <w:p w14:paraId="19A2D8F4" w14:textId="77777777" w:rsidR="00F96C0C" w:rsidRDefault="00F96C0C" w:rsidP="00F96C0C">
      <w:pPr>
        <w:pStyle w:val="code"/>
        <w:rPr>
          <w:ins w:id="266" w:author="Matty Kadosh" w:date="2016-10-26T20:21:00Z"/>
        </w:rPr>
      </w:pPr>
    </w:p>
    <w:p w14:paraId="1769C7F5" w14:textId="77777777" w:rsidR="00F96C0C" w:rsidRDefault="00F96C0C" w:rsidP="00F96C0C">
      <w:pPr>
        <w:pStyle w:val="code"/>
      </w:pPr>
      <w:ins w:id="267" w:author="Matty Kadosh" w:date="2016-10-26T20:21:00Z">
        <w:r>
          <w:t>sai_if_channel</w:t>
        </w:r>
      </w:ins>
      <w:del w:id="268" w:author="Matty Kadosh" w:date="2016-10-26T20:21:00Z">
        <w:r>
          <w:delText>trap</w:delText>
        </w:r>
      </w:del>
      <w:r>
        <w:t>_attr</w:t>
      </w:r>
      <w:ins w:id="269" w:author="Matty Kadosh" w:date="2016-10-26T20:21:00Z">
        <w:r>
          <w:t>[0].id=</w:t>
        </w:r>
        <w:r w:rsidRPr="002E443F">
          <w:rPr>
            <w:lang w:bidi="he-IL"/>
          </w:rPr>
          <w:t>SAI_HOST</w:t>
        </w:r>
      </w:ins>
      <w:r>
        <w:rPr>
          <w:lang w:bidi="he-IL"/>
        </w:rPr>
        <w:t>IF_TABLE_ENTRY</w:t>
      </w:r>
      <w:ins w:id="270" w:author="Matty Kadosh" w:date="2016-10-26T20:21:00Z">
        <w:r w:rsidRPr="002E443F">
          <w:rPr>
            <w:lang w:bidi="he-IL"/>
          </w:rPr>
          <w:t>_ATTR_TYPE</w:t>
        </w:r>
        <w:r>
          <w:rPr>
            <w:lang w:bidi="he-IL"/>
          </w:rPr>
          <w:t>;</w:t>
        </w:r>
      </w:ins>
      <w:del w:id="271" w:author="Matty Kadosh" w:date="2016-10-26T20:21:00Z">
        <w:r>
          <w:delText>);</w:delText>
        </w:r>
      </w:del>
    </w:p>
    <w:p w14:paraId="5028C823" w14:textId="77777777" w:rsidR="00F96C0C" w:rsidRDefault="00F96C0C" w:rsidP="00F96C0C">
      <w:pPr>
        <w:pStyle w:val="code"/>
        <w:rPr>
          <w:ins w:id="272" w:author="Matty Kadosh" w:date="2016-10-26T20:21:00Z"/>
          <w:rFonts w:ascii="Courier New" w:eastAsia="Times New Roman" w:hAnsi="Courier New" w:cs="Courier New"/>
          <w:color w:val="000000"/>
          <w:szCs w:val="18"/>
          <w:lang w:bidi="he-IL"/>
        </w:rPr>
      </w:pPr>
      <w:ins w:id="273" w:author="Matty Kadosh" w:date="2016-10-26T20:21:00Z">
        <w:r>
          <w:t>sai_if_channel_attr[0].</w:t>
        </w:r>
        <w:r>
          <w:rPr>
            <w:lang w:bidi="he-IL"/>
          </w:rPr>
          <w:t>value=</w:t>
        </w:r>
      </w:ins>
      <w:r w:rsidRPr="00BA0F2C">
        <w:rPr>
          <w:lang w:bidi="he-IL"/>
        </w:rPr>
        <w:t xml:space="preserve"> SAI_HOST_INTERFACE_TABLE_ENTRY_TYPE_TRAP_ID</w:t>
      </w:r>
      <w:ins w:id="274" w:author="Matty Kadosh" w:date="2016-10-26T20:21:00Z">
        <w:r w:rsidRPr="00BA0F2C">
          <w:rPr>
            <w:lang w:bidi="he-IL"/>
          </w:rPr>
          <w:t>;</w:t>
        </w:r>
      </w:ins>
    </w:p>
    <w:p w14:paraId="4792C127" w14:textId="77777777" w:rsidR="00F96C0C" w:rsidRDefault="00F96C0C" w:rsidP="00F96C0C">
      <w:pPr>
        <w:pStyle w:val="code"/>
        <w:rPr>
          <w:ins w:id="275" w:author="Matty Kadosh" w:date="2016-10-26T20:21:00Z"/>
          <w:rFonts w:ascii="Courier New" w:eastAsia="Times New Roman" w:hAnsi="Courier New" w:cs="Courier New"/>
          <w:color w:val="000000"/>
          <w:szCs w:val="18"/>
          <w:lang w:bidi="he-IL"/>
        </w:rPr>
      </w:pPr>
    </w:p>
    <w:p w14:paraId="6408D839" w14:textId="77777777" w:rsidR="00F96C0C" w:rsidRDefault="00F96C0C" w:rsidP="00F96C0C">
      <w:pPr>
        <w:pStyle w:val="code"/>
        <w:rPr>
          <w:ins w:id="276" w:author="Matty Kadosh" w:date="2016-10-26T20:21:00Z"/>
          <w:lang w:bidi="he-IL"/>
        </w:rPr>
      </w:pPr>
      <w:ins w:id="277"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278" w:author="Matty Kadosh" w:date="2016-10-26T20:21:00Z">
        <w:r>
          <w:rPr>
            <w:lang w:bidi="he-IL"/>
          </w:rPr>
          <w:t>;</w:t>
        </w:r>
      </w:ins>
    </w:p>
    <w:p w14:paraId="425BE17E" w14:textId="77777777" w:rsidR="00F96C0C" w:rsidRPr="008772AE" w:rsidRDefault="00F96C0C" w:rsidP="00F96C0C">
      <w:pPr>
        <w:pStyle w:val="code"/>
        <w:rPr>
          <w:ins w:id="279" w:author="Matty Kadosh" w:date="2016-10-26T20:21:00Z"/>
        </w:rPr>
      </w:pPr>
      <w:ins w:id="280" w:author="Matty Kadosh" w:date="2016-10-26T20:21:00Z">
        <w:r>
          <w:t>sai_if_channel_attr[1].value=</w:t>
        </w:r>
      </w:ins>
      <w:r>
        <w:rPr>
          <w:rFonts w:ascii="Courier New" w:eastAsia="Times New Roman" w:hAnsi="Courier New" w:cs="Courier New"/>
          <w:color w:val="000000"/>
          <w:szCs w:val="18"/>
          <w:lang w:bidi="he-IL"/>
        </w:rPr>
        <w:t>host_trap_id</w:t>
      </w:r>
      <w:ins w:id="281" w:author="Matty Kadosh" w:date="2016-10-26T20:21:00Z">
        <w:r>
          <w:rPr>
            <w:rFonts w:ascii="Courier New" w:eastAsia="Times New Roman" w:hAnsi="Courier New" w:cs="Courier New"/>
            <w:color w:val="000000"/>
            <w:szCs w:val="18"/>
            <w:lang w:bidi="he-IL"/>
          </w:rPr>
          <w:t>[0];</w:t>
        </w:r>
        <w:r w:rsidRPr="00C4443C">
          <w:t xml:space="preserve"> </w:t>
        </w:r>
      </w:ins>
      <w:r>
        <w:t>// Object referencing STP trap</w:t>
      </w:r>
    </w:p>
    <w:p w14:paraId="59E66FFF" w14:textId="77777777" w:rsidR="00F96C0C" w:rsidRDefault="00F96C0C" w:rsidP="00F96C0C">
      <w:pPr>
        <w:pStyle w:val="code"/>
        <w:rPr>
          <w:ins w:id="282" w:author="Matty Kadosh" w:date="2016-10-26T20:21:00Z"/>
        </w:rPr>
      </w:pPr>
    </w:p>
    <w:p w14:paraId="78635F94" w14:textId="77777777" w:rsidR="00F96C0C" w:rsidRDefault="00F96C0C" w:rsidP="00F96C0C">
      <w:pPr>
        <w:pStyle w:val="code"/>
        <w:rPr>
          <w:ins w:id="283" w:author="Matty Kadosh" w:date="2016-10-26T20:21:00Z"/>
        </w:rPr>
      </w:pPr>
      <w:ins w:id="284" w:author="Matty Kadosh" w:date="2016-10-26T20:21:00Z">
        <w:r>
          <w:t>sai_if_channel_attr[2].id=</w:t>
        </w:r>
        <w:r w:rsidRPr="008772AE">
          <w:t xml:space="preserve"> </w:t>
        </w:r>
      </w:ins>
      <w:r w:rsidRPr="00725C62">
        <w:t>SAI_HOSTIF_TABLE_ENTRY_ATTR_CHANNEL;</w:t>
      </w:r>
    </w:p>
    <w:p w14:paraId="175697B8" w14:textId="77777777" w:rsidR="00F96C0C" w:rsidRPr="008772AE" w:rsidRDefault="00F96C0C" w:rsidP="00F96C0C">
      <w:pPr>
        <w:pStyle w:val="code"/>
        <w:rPr>
          <w:ins w:id="285" w:author="Matty Kadosh" w:date="2016-10-26T20:21:00Z"/>
        </w:rPr>
      </w:pPr>
      <w:ins w:id="286" w:author="Matty Kadosh" w:date="2016-10-26T20:21:00Z">
        <w:r>
          <w:t>sai_if_channel_attr[2].value=</w:t>
        </w:r>
      </w:ins>
      <w:r w:rsidRPr="00725C62">
        <w:t>SAI_HOST_INTERFACE_T</w:t>
      </w:r>
      <w:r>
        <w:t>ABLE_ENTRY_CHANNEL_TYPE_CB</w:t>
      </w:r>
      <w:r w:rsidRPr="00725C62">
        <w:t>;</w:t>
      </w:r>
    </w:p>
    <w:p w14:paraId="7007377F" w14:textId="77777777" w:rsidR="00F96C0C" w:rsidRDefault="00F96C0C" w:rsidP="00F96C0C">
      <w:pPr>
        <w:pStyle w:val="code"/>
        <w:rPr>
          <w:ins w:id="287" w:author="Matty Kadosh" w:date="2016-10-26T20:21:00Z"/>
        </w:rPr>
      </w:pPr>
    </w:p>
    <w:p w14:paraId="5FE8F22E" w14:textId="77777777" w:rsidR="00F96C0C" w:rsidRDefault="00F96C0C" w:rsidP="00F96C0C">
      <w:pPr>
        <w:pStyle w:val="code"/>
      </w:pPr>
      <w:ins w:id="288" w:author="Matty Kadosh" w:date="2016-10-26T20:21:00Z">
        <w:r>
          <w:rPr>
            <w:lang w:bidi="he-IL"/>
          </w:rPr>
          <w:t>sai_create_host</w:t>
        </w:r>
      </w:ins>
      <w:r>
        <w:rPr>
          <w:lang w:bidi="he-IL"/>
        </w:rPr>
        <w:t>if_table_entry</w:t>
      </w:r>
      <w:ins w:id="289" w:author="Matty Kadosh" w:date="2016-10-26T20:21:00Z">
        <w:r>
          <w:rPr>
            <w:lang w:bidi="he-IL"/>
          </w:rPr>
          <w:t>_fn(&amp;host_</w:t>
        </w:r>
      </w:ins>
      <w:r>
        <w:rPr>
          <w:lang w:bidi="he-IL"/>
        </w:rPr>
        <w:t>table_entry</w:t>
      </w:r>
      <w:ins w:id="290" w:author="Matty Kadosh" w:date="2016-10-26T20:21:00Z">
        <w:r>
          <w:rPr>
            <w:lang w:bidi="he-IL"/>
          </w:rPr>
          <w:t>[0], 3,</w:t>
        </w:r>
        <w:r w:rsidRPr="00B7123A">
          <w:t xml:space="preserve"> </w:t>
        </w:r>
        <w:r>
          <w:t xml:space="preserve">sai_if_channel_attr); </w:t>
        </w:r>
      </w:ins>
    </w:p>
    <w:p w14:paraId="069FB00C" w14:textId="77777777" w:rsidR="00F96C0C" w:rsidRDefault="00F96C0C" w:rsidP="00F96C0C">
      <w:pPr>
        <w:pStyle w:val="code"/>
      </w:pPr>
    </w:p>
    <w:p w14:paraId="37316DF6" w14:textId="77777777" w:rsidR="00F96C0C" w:rsidRDefault="00F96C0C" w:rsidP="00F96C0C">
      <w:pPr>
        <w:pStyle w:val="code"/>
      </w:pPr>
    </w:p>
    <w:p w14:paraId="7E5459A5" w14:textId="77777777" w:rsidR="00F96C0C" w:rsidRDefault="00F96C0C" w:rsidP="00F96C0C">
      <w:pPr>
        <w:pStyle w:val="code"/>
      </w:pPr>
      <w:ins w:id="291" w:author="Matty Kadosh" w:date="2016-10-26T20:21:00Z">
        <w:r>
          <w:t>sai_if_channel</w:t>
        </w:r>
      </w:ins>
      <w:del w:id="292" w:author="Matty Kadosh" w:date="2016-10-26T20:21:00Z">
        <w:r>
          <w:delText>trap</w:delText>
        </w:r>
      </w:del>
      <w:r>
        <w:t>_attr</w:t>
      </w:r>
      <w:ins w:id="293" w:author="Matty Kadosh" w:date="2016-10-26T20:21:00Z">
        <w:r>
          <w:t>[0].id=</w:t>
        </w:r>
        <w:r w:rsidRPr="002E443F">
          <w:rPr>
            <w:lang w:bidi="he-IL"/>
          </w:rPr>
          <w:t>SAI_HOST</w:t>
        </w:r>
      </w:ins>
      <w:r>
        <w:rPr>
          <w:lang w:bidi="he-IL"/>
        </w:rPr>
        <w:t>IF_TABLE_ENTRY</w:t>
      </w:r>
      <w:ins w:id="294" w:author="Matty Kadosh" w:date="2016-10-26T20:21:00Z">
        <w:r w:rsidRPr="002E443F">
          <w:rPr>
            <w:lang w:bidi="he-IL"/>
          </w:rPr>
          <w:t>_ATTR_TYPE</w:t>
        </w:r>
        <w:r>
          <w:rPr>
            <w:lang w:bidi="he-IL"/>
          </w:rPr>
          <w:t>;</w:t>
        </w:r>
      </w:ins>
      <w:del w:id="295" w:author="Matty Kadosh" w:date="2016-10-26T20:21:00Z">
        <w:r>
          <w:delText>);</w:delText>
        </w:r>
      </w:del>
    </w:p>
    <w:p w14:paraId="050002A2" w14:textId="77777777" w:rsidR="00F96C0C" w:rsidRDefault="00F96C0C" w:rsidP="00F96C0C">
      <w:pPr>
        <w:pStyle w:val="code"/>
        <w:rPr>
          <w:ins w:id="296" w:author="Matty Kadosh" w:date="2016-10-26T20:21:00Z"/>
          <w:rFonts w:ascii="Courier New" w:eastAsia="Times New Roman" w:hAnsi="Courier New" w:cs="Courier New"/>
          <w:color w:val="000000"/>
          <w:szCs w:val="18"/>
          <w:lang w:bidi="he-IL"/>
        </w:rPr>
      </w:pPr>
      <w:ins w:id="297" w:author="Matty Kadosh" w:date="2016-10-26T20:21:00Z">
        <w:r>
          <w:t>sai_if_channel_attr[0].</w:t>
        </w:r>
        <w:r>
          <w:rPr>
            <w:lang w:bidi="he-IL"/>
          </w:rPr>
          <w:t>value=</w:t>
        </w:r>
      </w:ins>
      <w:r w:rsidRPr="00BA0F2C">
        <w:rPr>
          <w:lang w:bidi="he-IL"/>
        </w:rPr>
        <w:t xml:space="preserve"> SAI_HOST_INTERFACE_TABLE_ENTRY_TYPE_TRAP_ID</w:t>
      </w:r>
      <w:ins w:id="298" w:author="Matty Kadosh" w:date="2016-10-26T20:21:00Z">
        <w:r w:rsidRPr="00BA0F2C">
          <w:rPr>
            <w:lang w:bidi="he-IL"/>
          </w:rPr>
          <w:t>;</w:t>
        </w:r>
      </w:ins>
    </w:p>
    <w:p w14:paraId="6C71C5B5" w14:textId="77777777" w:rsidR="00F96C0C" w:rsidRDefault="00F96C0C" w:rsidP="00F96C0C">
      <w:pPr>
        <w:pStyle w:val="code"/>
        <w:rPr>
          <w:ins w:id="299" w:author="Matty Kadosh" w:date="2016-10-26T20:21:00Z"/>
          <w:rFonts w:ascii="Courier New" w:eastAsia="Times New Roman" w:hAnsi="Courier New" w:cs="Courier New"/>
          <w:color w:val="000000"/>
          <w:szCs w:val="18"/>
          <w:lang w:bidi="he-IL"/>
        </w:rPr>
      </w:pPr>
    </w:p>
    <w:p w14:paraId="63BAAE2F" w14:textId="77777777" w:rsidR="00F96C0C" w:rsidRDefault="00F96C0C" w:rsidP="00F96C0C">
      <w:pPr>
        <w:pStyle w:val="code"/>
        <w:rPr>
          <w:ins w:id="300" w:author="Matty Kadosh" w:date="2016-10-26T20:21:00Z"/>
          <w:lang w:bidi="he-IL"/>
        </w:rPr>
      </w:pPr>
      <w:ins w:id="301"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302" w:author="Matty Kadosh" w:date="2016-10-26T20:21:00Z">
        <w:r>
          <w:rPr>
            <w:lang w:bidi="he-IL"/>
          </w:rPr>
          <w:t>;</w:t>
        </w:r>
      </w:ins>
    </w:p>
    <w:p w14:paraId="0BB91D9D" w14:textId="77777777" w:rsidR="00F96C0C" w:rsidRPr="008772AE" w:rsidRDefault="00F96C0C" w:rsidP="00F96C0C">
      <w:pPr>
        <w:pStyle w:val="code"/>
        <w:rPr>
          <w:ins w:id="303" w:author="Matty Kadosh" w:date="2016-10-26T20:21:00Z"/>
        </w:rPr>
      </w:pPr>
      <w:ins w:id="304" w:author="Matty Kadosh" w:date="2016-10-26T20:21:00Z">
        <w:r>
          <w:t>sai_if_channel_attr[1].value=</w:t>
        </w:r>
      </w:ins>
      <w:r>
        <w:rPr>
          <w:rFonts w:ascii="Courier New" w:eastAsia="Times New Roman" w:hAnsi="Courier New" w:cs="Courier New"/>
          <w:color w:val="000000"/>
          <w:szCs w:val="18"/>
          <w:lang w:bidi="he-IL"/>
        </w:rPr>
        <w:t>host_trap_id</w:t>
      </w:r>
      <w:ins w:id="305" w:author="Matty Kadosh" w:date="2016-10-26T20:21:00Z">
        <w:r>
          <w:rPr>
            <w:rFonts w:ascii="Courier New" w:eastAsia="Times New Roman" w:hAnsi="Courier New" w:cs="Courier New"/>
            <w:color w:val="000000"/>
            <w:szCs w:val="18"/>
            <w:lang w:bidi="he-IL"/>
          </w:rPr>
          <w:t>[</w:t>
        </w:r>
      </w:ins>
      <w:r>
        <w:rPr>
          <w:rFonts w:ascii="Courier New" w:eastAsia="Times New Roman" w:hAnsi="Courier New" w:cs="Courier New"/>
          <w:color w:val="000000"/>
          <w:szCs w:val="18"/>
          <w:lang w:bidi="he-IL"/>
        </w:rPr>
        <w:t>1</w:t>
      </w:r>
      <w:ins w:id="306" w:author="Matty Kadosh" w:date="2016-10-26T20:21:00Z">
        <w:r>
          <w:rPr>
            <w:rFonts w:ascii="Courier New" w:eastAsia="Times New Roman" w:hAnsi="Courier New" w:cs="Courier New"/>
            <w:color w:val="000000"/>
            <w:szCs w:val="18"/>
            <w:lang w:bidi="he-IL"/>
          </w:rPr>
          <w:t>];</w:t>
        </w:r>
        <w:r w:rsidRPr="00C4443C">
          <w:t xml:space="preserve"> </w:t>
        </w:r>
      </w:ins>
      <w:r>
        <w:t>// Object referencing LACP trap</w:t>
      </w:r>
    </w:p>
    <w:p w14:paraId="57B1D006" w14:textId="77777777" w:rsidR="00F96C0C" w:rsidRDefault="00F96C0C" w:rsidP="00F96C0C">
      <w:pPr>
        <w:pStyle w:val="code"/>
        <w:rPr>
          <w:ins w:id="307" w:author="Matty Kadosh" w:date="2016-10-26T20:21:00Z"/>
        </w:rPr>
      </w:pPr>
    </w:p>
    <w:p w14:paraId="5B8654AA" w14:textId="77777777" w:rsidR="00F96C0C" w:rsidRDefault="00F96C0C" w:rsidP="00F96C0C">
      <w:pPr>
        <w:pStyle w:val="code"/>
        <w:rPr>
          <w:ins w:id="308" w:author="Matty Kadosh" w:date="2016-10-26T20:21:00Z"/>
        </w:rPr>
      </w:pPr>
      <w:ins w:id="309" w:author="Matty Kadosh" w:date="2016-10-26T20:21:00Z">
        <w:r>
          <w:t>sai_if_channel_attr[2].id=</w:t>
        </w:r>
        <w:r w:rsidRPr="008772AE">
          <w:t xml:space="preserve"> </w:t>
        </w:r>
      </w:ins>
      <w:r w:rsidRPr="00725C62">
        <w:t>SAI_HOSTIF_TABLE_ENTRY_ATTR_CHANNEL;</w:t>
      </w:r>
    </w:p>
    <w:p w14:paraId="4B6AD978" w14:textId="77777777" w:rsidR="00F96C0C" w:rsidRPr="008772AE" w:rsidRDefault="00F96C0C" w:rsidP="00F96C0C">
      <w:pPr>
        <w:pStyle w:val="code"/>
        <w:rPr>
          <w:ins w:id="310" w:author="Matty Kadosh" w:date="2016-10-26T20:21:00Z"/>
        </w:rPr>
      </w:pPr>
      <w:ins w:id="311" w:author="Matty Kadosh" w:date="2016-10-26T20:21:00Z">
        <w:r>
          <w:t>sai_if_channel_attr[2].value=</w:t>
        </w:r>
      </w:ins>
      <w:r w:rsidRPr="00725C62">
        <w:t>SAI_HOST_INTERFACE_T</w:t>
      </w:r>
      <w:r>
        <w:t>ABLE_ENTRY_CHANNEL_TYPE_CB</w:t>
      </w:r>
      <w:r w:rsidRPr="00725C62">
        <w:t>;</w:t>
      </w:r>
    </w:p>
    <w:p w14:paraId="5D25B705" w14:textId="77777777" w:rsidR="00F96C0C" w:rsidRDefault="00F96C0C" w:rsidP="00F96C0C">
      <w:pPr>
        <w:pStyle w:val="code"/>
        <w:rPr>
          <w:ins w:id="312" w:author="Matty Kadosh" w:date="2016-10-26T20:21:00Z"/>
        </w:rPr>
      </w:pPr>
    </w:p>
    <w:p w14:paraId="0AEB2046" w14:textId="77777777" w:rsidR="00F96C0C" w:rsidRDefault="00F96C0C" w:rsidP="00F96C0C">
      <w:pPr>
        <w:pStyle w:val="code"/>
      </w:pPr>
      <w:ins w:id="313" w:author="Matty Kadosh" w:date="2016-10-26T20:21:00Z">
        <w:r>
          <w:rPr>
            <w:lang w:bidi="he-IL"/>
          </w:rPr>
          <w:t>sai_create_host</w:t>
        </w:r>
      </w:ins>
      <w:r>
        <w:rPr>
          <w:lang w:bidi="he-IL"/>
        </w:rPr>
        <w:t>if_table_entry</w:t>
      </w:r>
      <w:ins w:id="314" w:author="Matty Kadosh" w:date="2016-10-26T20:21:00Z">
        <w:r>
          <w:rPr>
            <w:lang w:bidi="he-IL"/>
          </w:rPr>
          <w:t>_fn(&amp;host_</w:t>
        </w:r>
      </w:ins>
      <w:r>
        <w:rPr>
          <w:lang w:bidi="he-IL"/>
        </w:rPr>
        <w:t>table_entry</w:t>
      </w:r>
      <w:ins w:id="315" w:author="Matty Kadosh" w:date="2016-10-26T20:21:00Z">
        <w:r>
          <w:rPr>
            <w:lang w:bidi="he-IL"/>
          </w:rPr>
          <w:t>[</w:t>
        </w:r>
      </w:ins>
      <w:r>
        <w:rPr>
          <w:lang w:bidi="he-IL"/>
        </w:rPr>
        <w:t>1</w:t>
      </w:r>
      <w:ins w:id="316" w:author="Matty Kadosh" w:date="2016-10-26T20:21:00Z">
        <w:r>
          <w:rPr>
            <w:lang w:bidi="he-IL"/>
          </w:rPr>
          <w:t>], 3,</w:t>
        </w:r>
        <w:r w:rsidRPr="00B7123A">
          <w:t xml:space="preserve"> </w:t>
        </w:r>
        <w:r>
          <w:t xml:space="preserve">sai_if_channel_attr); </w:t>
        </w:r>
      </w:ins>
    </w:p>
    <w:p w14:paraId="7941CEA8" w14:textId="77777777" w:rsidR="00F96C0C" w:rsidRDefault="00F96C0C" w:rsidP="00F96C0C">
      <w:pPr>
        <w:pStyle w:val="code"/>
      </w:pPr>
    </w:p>
    <w:p w14:paraId="6CA1E9D5" w14:textId="77777777" w:rsidR="00F96C0C" w:rsidRDefault="00F96C0C" w:rsidP="00F96C0C">
      <w:pPr>
        <w:pStyle w:val="code"/>
      </w:pPr>
      <w:r>
        <w:t>…</w:t>
      </w:r>
    </w:p>
    <w:p w14:paraId="1A947250" w14:textId="77777777" w:rsidR="001D1762" w:rsidRDefault="001D1762" w:rsidP="001D1762">
      <w:pPr>
        <w:pStyle w:val="code"/>
      </w:pPr>
    </w:p>
    <w:p w14:paraId="4BF22A1F" w14:textId="77777777" w:rsidR="001D1762" w:rsidRDefault="001D1762" w:rsidP="001D1762">
      <w:pPr>
        <w:pStyle w:val="code"/>
      </w:pPr>
    </w:p>
    <w:p w14:paraId="2446D6E8" w14:textId="77777777" w:rsidR="001D1762" w:rsidRDefault="001D1762" w:rsidP="001D1762">
      <w:pPr>
        <w:pStyle w:val="Heading3"/>
      </w:pPr>
      <w:bookmarkStart w:id="317" w:name="_Toc465354543"/>
      <w:r>
        <w:t>Step 4- send and receive</w:t>
      </w:r>
      <w:bookmarkEnd w:id="317"/>
      <w:r>
        <w:t xml:space="preserve">  </w:t>
      </w:r>
    </w:p>
    <w:p w14:paraId="4CAF4E7C" w14:textId="77777777" w:rsidR="001D1762" w:rsidRDefault="001D1762" w:rsidP="001D1762">
      <w:pPr>
        <w:pStyle w:val="code"/>
      </w:pPr>
      <w:r>
        <w:t>//</w:t>
      </w:r>
      <w:r w:rsidR="00E933EB">
        <w:t xml:space="preserve"> </w:t>
      </w:r>
      <w:r>
        <w:t>recive flow</w:t>
      </w:r>
      <w:r w:rsidR="006F17D2">
        <w:t xml:space="preserve"> SAI via </w:t>
      </w:r>
      <w:r w:rsidR="006A5ABB">
        <w:t xml:space="preserve">CB </w:t>
      </w:r>
      <w:r>
        <w:t xml:space="preserve"> </w:t>
      </w:r>
    </w:p>
    <w:p w14:paraId="7C62BA78" w14:textId="77777777" w:rsidR="00DD3731" w:rsidRDefault="00DD3731" w:rsidP="00DD3731">
      <w:pPr>
        <w:pStyle w:val="code"/>
      </w:pPr>
      <w:r>
        <w:t>SAI calls application callback on_packet_event</w:t>
      </w:r>
      <w:r w:rsidRPr="00CA4A5A">
        <w:t>(</w:t>
      </w:r>
    </w:p>
    <w:p w14:paraId="72987C1C" w14:textId="77777777" w:rsidR="00DD3731" w:rsidRDefault="00DD3731" w:rsidP="00DD3731">
      <w:pPr>
        <w:pStyle w:val="code"/>
      </w:pPr>
      <w:r>
        <w:t xml:space="preserve">    _In_ const void *buffer, </w:t>
      </w:r>
    </w:p>
    <w:p w14:paraId="5EDE3B60" w14:textId="77777777" w:rsidR="00DD3731" w:rsidRDefault="00DD3731" w:rsidP="00DD3731">
      <w:pPr>
        <w:pStyle w:val="code"/>
      </w:pPr>
      <w:r>
        <w:t xml:space="preserve">    _In_ sai_size_t buffer_size, </w:t>
      </w:r>
    </w:p>
    <w:p w14:paraId="0E98BFCC" w14:textId="77777777" w:rsidR="00DD3731" w:rsidRDefault="00DD3731" w:rsidP="00DD3731">
      <w:pPr>
        <w:pStyle w:val="code"/>
      </w:pPr>
      <w:r>
        <w:t xml:space="preserve">    _In_ uint32</w:t>
      </w:r>
      <w:r w:rsidR="0023490C">
        <w:t>_t</w:t>
      </w:r>
      <w:r>
        <w:t xml:space="preserve"> attr_count,</w:t>
      </w:r>
    </w:p>
    <w:p w14:paraId="1502BA7F" w14:textId="77777777" w:rsidR="00DD3731" w:rsidRDefault="00DD3731" w:rsidP="00DD3731">
      <w:pPr>
        <w:pStyle w:val="code"/>
      </w:pPr>
      <w:r>
        <w:t xml:space="preserve">    _In_ const sai_attribute_t *attr_list</w:t>
      </w:r>
    </w:p>
    <w:p w14:paraId="24B95542" w14:textId="77777777" w:rsidR="00DD3731" w:rsidRDefault="00DD3731" w:rsidP="00DD3731">
      <w:pPr>
        <w:pStyle w:val="code"/>
      </w:pPr>
      <w:r>
        <w:t>)</w:t>
      </w:r>
    </w:p>
    <w:p w14:paraId="75088483" w14:textId="77777777" w:rsidR="001D1762" w:rsidRDefault="001D1762" w:rsidP="001D1762">
      <w:pPr>
        <w:pStyle w:val="code"/>
      </w:pPr>
    </w:p>
    <w:p w14:paraId="62D096FD" w14:textId="77777777" w:rsidR="001D1762" w:rsidRDefault="001D1762" w:rsidP="001D1762">
      <w:pPr>
        <w:pStyle w:val="code"/>
      </w:pPr>
      <w:r>
        <w:t>//</w:t>
      </w:r>
      <w:r w:rsidR="00E933EB">
        <w:t xml:space="preserve"> </w:t>
      </w:r>
      <w:r>
        <w:t xml:space="preserve">send flow </w:t>
      </w:r>
    </w:p>
    <w:p w14:paraId="773D5C6C" w14:textId="77777777" w:rsidR="001D1762" w:rsidRDefault="001D1762" w:rsidP="001D1762">
      <w:pPr>
        <w:pStyle w:val="code"/>
      </w:pPr>
      <w:r>
        <w:t xml:space="preserve">void * buffer; </w:t>
      </w:r>
    </w:p>
    <w:p w14:paraId="080F8663" w14:textId="77777777" w:rsidR="001D1762" w:rsidRDefault="001D1762" w:rsidP="001D1762">
      <w:pPr>
        <w:pStyle w:val="code"/>
      </w:pPr>
      <w:r>
        <w:t>sai_attribute_t sai_packet_send_attr[3];</w:t>
      </w:r>
    </w:p>
    <w:p w14:paraId="56A32DD9" w14:textId="77777777" w:rsidR="001D1762" w:rsidRDefault="001D1762" w:rsidP="001D1762">
      <w:pPr>
        <w:pStyle w:val="code"/>
      </w:pPr>
    </w:p>
    <w:p w14:paraId="4D22CC47" w14:textId="77777777" w:rsidR="001D1762" w:rsidRDefault="001D1762" w:rsidP="00B54C41">
      <w:pPr>
        <w:pStyle w:val="code"/>
      </w:pPr>
      <w:r>
        <w:t>//</w:t>
      </w:r>
      <w:r w:rsidR="00E933EB">
        <w:t xml:space="preserve"> </w:t>
      </w:r>
      <w:r>
        <w:t>send STP packet t</w:t>
      </w:r>
      <w:r w:rsidR="00B54C41">
        <w:t>hrough</w:t>
      </w:r>
      <w:r>
        <w:t xml:space="preserve"> port 4 </w:t>
      </w:r>
    </w:p>
    <w:p w14:paraId="4B038F97" w14:textId="77777777" w:rsidR="001D1762" w:rsidRDefault="00E933EB" w:rsidP="00E933EB">
      <w:pPr>
        <w:pStyle w:val="code"/>
      </w:pPr>
      <w:r>
        <w:t>b</w:t>
      </w:r>
      <w:r w:rsidR="001D1762">
        <w:t>uffer_alloc(&amp;buffer,</w:t>
      </w:r>
      <w:r w:rsidR="001D1762" w:rsidRPr="00C929B3">
        <w:t xml:space="preserve"> </w:t>
      </w:r>
      <w:r w:rsidR="001D1762">
        <w:t>STP_FRAME_SIZE);</w:t>
      </w:r>
    </w:p>
    <w:p w14:paraId="62A87EDA" w14:textId="77777777" w:rsidR="001D1762" w:rsidRDefault="00E933EB" w:rsidP="00E933EB">
      <w:pPr>
        <w:pStyle w:val="code"/>
      </w:pPr>
      <w:r>
        <w:t>s</w:t>
      </w:r>
      <w:r w:rsidR="001D1762">
        <w:t>tp_buffer_set(buffer);</w:t>
      </w:r>
    </w:p>
    <w:p w14:paraId="751759B8" w14:textId="77777777" w:rsidR="00B54C41" w:rsidRDefault="00B54C41" w:rsidP="00E933EB">
      <w:pPr>
        <w:pStyle w:val="code"/>
      </w:pPr>
    </w:p>
    <w:p w14:paraId="1BD9D099" w14:textId="77777777" w:rsidR="001D1762" w:rsidRDefault="001D1762" w:rsidP="001D1762">
      <w:pPr>
        <w:pStyle w:val="code"/>
      </w:pPr>
      <w:r>
        <w:t>sai_packet_send_attr[0].id= SAI_PACKET_EGRESS_PORT;</w:t>
      </w:r>
    </w:p>
    <w:p w14:paraId="0E242EAA" w14:textId="77777777" w:rsidR="001D1762" w:rsidRDefault="001D1762" w:rsidP="001D1762">
      <w:pPr>
        <w:pStyle w:val="code"/>
      </w:pPr>
      <w:r>
        <w:t>sai_packet_send_attr[0].value=4;</w:t>
      </w:r>
    </w:p>
    <w:p w14:paraId="1D1EE243" w14:textId="77777777" w:rsidR="001D1762" w:rsidRDefault="001D1762" w:rsidP="001D1762">
      <w:pPr>
        <w:pStyle w:val="code"/>
      </w:pPr>
    </w:p>
    <w:p w14:paraId="44DAE826" w14:textId="77777777" w:rsidR="001D1762" w:rsidRDefault="001D1762" w:rsidP="001D1762">
      <w:pPr>
        <w:pStyle w:val="code"/>
      </w:pPr>
      <w:r>
        <w:t>sai_packet_send_attr[1].id= SAI_PACKET_EGRESS_QUEUE;</w:t>
      </w:r>
    </w:p>
    <w:p w14:paraId="1D08E268" w14:textId="77777777" w:rsidR="001D1762" w:rsidRDefault="001D1762" w:rsidP="001D1762">
      <w:pPr>
        <w:pStyle w:val="code"/>
      </w:pPr>
      <w:r>
        <w:t>sai_packet_send_attr[1].value=</w:t>
      </w:r>
      <w:r w:rsidRPr="001D1762">
        <w:t xml:space="preserve"> </w:t>
      </w:r>
      <w:r>
        <w:t>queue_id; //queue_id is a queue element created via QoS SAI;</w:t>
      </w:r>
    </w:p>
    <w:p w14:paraId="78E27922" w14:textId="77777777" w:rsidR="001D1762" w:rsidRDefault="001D1762" w:rsidP="001D1762">
      <w:pPr>
        <w:pStyle w:val="code"/>
      </w:pPr>
    </w:p>
    <w:p w14:paraId="234E06E3" w14:textId="77777777" w:rsidR="001D1762" w:rsidRDefault="001D1762" w:rsidP="001D1762">
      <w:pPr>
        <w:pStyle w:val="code"/>
      </w:pPr>
      <w:r>
        <w:t>sai_packet_send_attr[2].id= SAI_PACKET_TX_TYPE;</w:t>
      </w:r>
    </w:p>
    <w:p w14:paraId="036AFDEC" w14:textId="77777777" w:rsidR="001D1762" w:rsidRDefault="001D1762" w:rsidP="009D5EF6">
      <w:pPr>
        <w:pStyle w:val="code"/>
      </w:pPr>
      <w:r>
        <w:t>sai_packet_send_attr[2].value=</w:t>
      </w:r>
      <w:r w:rsidR="009D5EF6" w:rsidRPr="009D5EF6">
        <w:rPr>
          <w:rFonts w:ascii="Calibri" w:hAnsi="Calibri" w:cs="Calibri"/>
          <w:lang w:val="en"/>
        </w:rPr>
        <w:t xml:space="preserve"> </w:t>
      </w:r>
      <w:r w:rsidR="009D5EF6">
        <w:rPr>
          <w:rFonts w:ascii="Calibri" w:hAnsi="Calibri" w:cs="Calibri"/>
          <w:lang w:val="en"/>
        </w:rPr>
        <w:t>SAI_TX_TYPE_PIPELINE_BYPASS</w:t>
      </w:r>
      <w:r>
        <w:t xml:space="preserve">; </w:t>
      </w:r>
    </w:p>
    <w:p w14:paraId="3A9BF6D7" w14:textId="77777777" w:rsidR="001D1762" w:rsidRDefault="001D1762" w:rsidP="001D1762">
      <w:pPr>
        <w:pStyle w:val="code"/>
      </w:pPr>
    </w:p>
    <w:p w14:paraId="0C59611D" w14:textId="77777777" w:rsidR="001D1762" w:rsidRDefault="001D1762" w:rsidP="001D1762">
      <w:pPr>
        <w:pStyle w:val="code"/>
      </w:pPr>
      <w:r>
        <w:t>sai_send</w:t>
      </w:r>
      <w:r w:rsidRPr="000409F3">
        <w:t>_</w:t>
      </w:r>
      <w:r>
        <w:t>hostif</w:t>
      </w:r>
      <w:r w:rsidRPr="000409F3">
        <w:t>_</w:t>
      </w:r>
      <w:r>
        <w:t>packet_</w:t>
      </w:r>
      <w:r w:rsidRPr="000409F3">
        <w:t>fn</w:t>
      </w:r>
      <w:r>
        <w:t>(</w:t>
      </w:r>
      <w:r w:rsidR="006A5ABB">
        <w:rPr>
          <w:lang w:bidi="he-IL"/>
        </w:rPr>
        <w:t>0</w:t>
      </w:r>
      <w:r>
        <w:rPr>
          <w:lang w:bidi="he-IL"/>
        </w:rPr>
        <w:t>,</w:t>
      </w:r>
      <w:r w:rsidR="002F7868">
        <w:rPr>
          <w:lang w:bidi="he-IL"/>
        </w:rPr>
        <w:t xml:space="preserve"> </w:t>
      </w:r>
      <w:r>
        <w:rPr>
          <w:lang w:bidi="he-IL"/>
        </w:rPr>
        <w:t>buffer,</w:t>
      </w:r>
      <w:r w:rsidRPr="001D1762">
        <w:t xml:space="preserve"> </w:t>
      </w:r>
      <w:r>
        <w:t>STP_FRAME_SIZE,</w:t>
      </w:r>
      <w:r w:rsidR="004B4784">
        <w:t xml:space="preserve"> </w:t>
      </w:r>
      <w:r>
        <w:t>3 ,sai_packet_send_attr);</w:t>
      </w:r>
    </w:p>
    <w:p w14:paraId="5BEF4231" w14:textId="77777777" w:rsidR="001D1762" w:rsidRDefault="001D1762" w:rsidP="001D1762">
      <w:pPr>
        <w:pStyle w:val="code"/>
      </w:pPr>
      <w:r>
        <w:t xml:space="preserve">    </w:t>
      </w:r>
    </w:p>
    <w:p w14:paraId="04CB3589" w14:textId="77777777" w:rsidR="001D1762" w:rsidRDefault="001D1762" w:rsidP="001D1762">
      <w:pPr>
        <w:pStyle w:val="code"/>
      </w:pPr>
    </w:p>
    <w:p w14:paraId="02D1732F" w14:textId="77777777" w:rsidR="00836388" w:rsidRPr="00836388" w:rsidRDefault="00836388" w:rsidP="00836388">
      <w:pPr>
        <w:pStyle w:val="Heading2"/>
      </w:pPr>
      <w:bookmarkStart w:id="318" w:name="_Toc465354544"/>
      <w:r>
        <w:t>Configuration example – trap via ACL</w:t>
      </w:r>
      <w:bookmarkEnd w:id="318"/>
      <w:r>
        <w:t xml:space="preserve">  </w:t>
      </w:r>
    </w:p>
    <w:p w14:paraId="383C7E35" w14:textId="77777777" w:rsidR="00836388" w:rsidRDefault="00836388" w:rsidP="00836388">
      <w:r>
        <w:t xml:space="preserve">In the below example we will configure a system running using ACL to trap packet to the CPU </w:t>
      </w:r>
    </w:p>
    <w:p w14:paraId="03C29093" w14:textId="77777777" w:rsidR="00D3462F" w:rsidRDefault="00836388" w:rsidP="00D3462F">
      <w:r>
        <w:t>The user channel will be set globally (not per trap-</w:t>
      </w:r>
      <w:proofErr w:type="gramStart"/>
      <w:r>
        <w:t>id )</w:t>
      </w:r>
      <w:proofErr w:type="gramEnd"/>
      <w:r>
        <w:t xml:space="preserve">  to OS net device</w:t>
      </w:r>
    </w:p>
    <w:p w14:paraId="5A310F4C" w14:textId="77777777" w:rsidR="00836388" w:rsidRDefault="00836388" w:rsidP="00F232DA">
      <w:pPr>
        <w:pStyle w:val="Heading3"/>
      </w:pPr>
      <w:bookmarkStart w:id="319" w:name="_Toc465354545"/>
      <w:r>
        <w:t xml:space="preserve">Step 1- configure the </w:t>
      </w:r>
      <w:r w:rsidR="00F232DA">
        <w:t>trap id</w:t>
      </w:r>
      <w:bookmarkEnd w:id="319"/>
    </w:p>
    <w:p w14:paraId="2724C3C8" w14:textId="77777777" w:rsidR="00F232DA" w:rsidRPr="00F232DA" w:rsidRDefault="00F232DA" w:rsidP="00F232DA">
      <w:r>
        <w:t>Same as 3.5.1</w:t>
      </w:r>
    </w:p>
    <w:p w14:paraId="48779C15" w14:textId="77777777" w:rsidR="00F232DA" w:rsidRDefault="00F232DA" w:rsidP="00F232DA">
      <w:pPr>
        <w:pStyle w:val="Heading3"/>
      </w:pPr>
      <w:bookmarkStart w:id="320" w:name="_Toc465354546"/>
      <w:r>
        <w:t xml:space="preserve">Step 2- create host interface </w:t>
      </w:r>
      <w:proofErr w:type="spellStart"/>
      <w:r>
        <w:t>netdev</w:t>
      </w:r>
      <w:bookmarkEnd w:id="320"/>
      <w:proofErr w:type="spellEnd"/>
    </w:p>
    <w:p w14:paraId="2FABB5F6" w14:textId="77777777" w:rsidR="00F232DA" w:rsidRDefault="00F232DA" w:rsidP="00F232DA">
      <w:r>
        <w:t>Same as 3.5.2</w:t>
      </w:r>
    </w:p>
    <w:p w14:paraId="69705A28" w14:textId="77777777" w:rsidR="00F232DA" w:rsidRDefault="00F232DA" w:rsidP="00F232DA">
      <w:pPr>
        <w:pStyle w:val="Heading3"/>
      </w:pPr>
      <w:bookmarkStart w:id="321" w:name="_Toc465354547"/>
      <w:r>
        <w:t>Step 3- configuring the host table</w:t>
      </w:r>
      <w:bookmarkEnd w:id="321"/>
    </w:p>
    <w:p w14:paraId="163FAECA" w14:textId="77777777" w:rsidR="00F232DA" w:rsidRDefault="00F232DA" w:rsidP="00F232DA">
      <w:pPr>
        <w:pStyle w:val="code"/>
        <w:rPr>
          <w:ins w:id="322" w:author="Matty Kadosh" w:date="2016-10-26T20:21:00Z"/>
        </w:rPr>
      </w:pPr>
      <w:ins w:id="323" w:author="Matty Kadosh" w:date="2016-10-26T20:21:00Z">
        <w:r>
          <w:rPr>
            <w:lang w:bidi="he-IL"/>
          </w:rPr>
          <w:t>sai_object_id_t host_table_entry[4];</w:t>
        </w:r>
      </w:ins>
    </w:p>
    <w:p w14:paraId="24213155" w14:textId="77777777" w:rsidR="00F232DA" w:rsidRDefault="00F232DA" w:rsidP="00F232DA">
      <w:pPr>
        <w:pStyle w:val="code"/>
        <w:rPr>
          <w:ins w:id="324" w:author="Matty Kadosh" w:date="2016-10-26T20:21:00Z"/>
        </w:rPr>
      </w:pPr>
      <w:del w:id="325" w:author="Matty Kadosh" w:date="2016-10-26T20:21:00Z">
        <w:r>
          <w:delText>3,</w:delText>
        </w:r>
        <w:r w:rsidRPr="00CD23A9">
          <w:delText xml:space="preserve"> </w:delText>
        </w:r>
      </w:del>
      <w:r>
        <w:t>sai_</w:t>
      </w:r>
      <w:ins w:id="326" w:author="Matty Kadosh" w:date="2016-10-26T20:21:00Z">
        <w:r>
          <w:t>attribute_t sai_if_channel_attr[</w:t>
        </w:r>
      </w:ins>
      <w:r>
        <w:t>2</w:t>
      </w:r>
      <w:ins w:id="327" w:author="Matty Kadosh" w:date="2016-10-26T20:21:00Z">
        <w:r>
          <w:t>];</w:t>
        </w:r>
      </w:ins>
    </w:p>
    <w:p w14:paraId="286E5B54" w14:textId="77777777" w:rsidR="00F232DA" w:rsidRDefault="00F232DA" w:rsidP="00F232DA">
      <w:pPr>
        <w:pStyle w:val="code"/>
        <w:rPr>
          <w:ins w:id="328" w:author="Matty Kadosh" w:date="2016-10-26T20:21:00Z"/>
        </w:rPr>
      </w:pPr>
    </w:p>
    <w:p w14:paraId="2CB26A00" w14:textId="77777777" w:rsidR="00F232DA" w:rsidRDefault="00F232DA" w:rsidP="00F232DA">
      <w:pPr>
        <w:pStyle w:val="code"/>
      </w:pPr>
      <w:ins w:id="329" w:author="Matty Kadosh" w:date="2016-10-26T20:21:00Z">
        <w:r>
          <w:t>sai_if_channel</w:t>
        </w:r>
      </w:ins>
      <w:del w:id="330" w:author="Matty Kadosh" w:date="2016-10-26T20:21:00Z">
        <w:r>
          <w:delText>trap</w:delText>
        </w:r>
      </w:del>
      <w:r>
        <w:t>_attr</w:t>
      </w:r>
      <w:ins w:id="331" w:author="Matty Kadosh" w:date="2016-10-26T20:21:00Z">
        <w:r>
          <w:t>[0].id=</w:t>
        </w:r>
        <w:r w:rsidRPr="002E443F">
          <w:rPr>
            <w:lang w:bidi="he-IL"/>
          </w:rPr>
          <w:t>SAI_HOST</w:t>
        </w:r>
      </w:ins>
      <w:r>
        <w:rPr>
          <w:lang w:bidi="he-IL"/>
        </w:rPr>
        <w:t>IF_TABLE_ENTRY</w:t>
      </w:r>
      <w:ins w:id="332" w:author="Matty Kadosh" w:date="2016-10-26T20:21:00Z">
        <w:r w:rsidRPr="002E443F">
          <w:rPr>
            <w:lang w:bidi="he-IL"/>
          </w:rPr>
          <w:t>_ATTR_TYPE</w:t>
        </w:r>
        <w:r>
          <w:rPr>
            <w:lang w:bidi="he-IL"/>
          </w:rPr>
          <w:t>;</w:t>
        </w:r>
      </w:ins>
      <w:del w:id="333" w:author="Matty Kadosh" w:date="2016-10-26T20:21:00Z">
        <w:r>
          <w:delText>);</w:delText>
        </w:r>
      </w:del>
    </w:p>
    <w:p w14:paraId="53995C96" w14:textId="77777777" w:rsidR="00F232DA" w:rsidRDefault="00F232DA" w:rsidP="00F232DA">
      <w:pPr>
        <w:pStyle w:val="code"/>
        <w:rPr>
          <w:ins w:id="334" w:author="Matty Kadosh" w:date="2016-10-26T20:21:00Z"/>
          <w:rFonts w:ascii="Courier New" w:eastAsia="Times New Roman" w:hAnsi="Courier New" w:cs="Courier New"/>
          <w:color w:val="000000"/>
          <w:szCs w:val="18"/>
          <w:lang w:bidi="he-IL"/>
        </w:rPr>
      </w:pPr>
      <w:ins w:id="335" w:author="Matty Kadosh" w:date="2016-10-26T20:21:00Z">
        <w:r>
          <w:t>sai_if_channel_attr[0].</w:t>
        </w:r>
        <w:r>
          <w:rPr>
            <w:lang w:bidi="he-IL"/>
          </w:rPr>
          <w:t>value=</w:t>
        </w:r>
      </w:ins>
      <w:r w:rsidRPr="00BA0F2C">
        <w:rPr>
          <w:lang w:bidi="he-IL"/>
        </w:rPr>
        <w:t xml:space="preserve"> SAI_HOST_IN</w:t>
      </w:r>
      <w:r>
        <w:rPr>
          <w:lang w:bidi="he-IL"/>
        </w:rPr>
        <w:t>TERFACE_TABLE_ENTRY_TYPE_WILDCARD</w:t>
      </w:r>
      <w:ins w:id="336" w:author="Matty Kadosh" w:date="2016-10-26T20:21:00Z">
        <w:r w:rsidRPr="00BA0F2C">
          <w:rPr>
            <w:lang w:bidi="he-IL"/>
          </w:rPr>
          <w:t>;</w:t>
        </w:r>
      </w:ins>
    </w:p>
    <w:p w14:paraId="3D81D77C" w14:textId="77777777" w:rsidR="00F232DA" w:rsidRDefault="00F232DA" w:rsidP="00F232DA">
      <w:pPr>
        <w:pStyle w:val="code"/>
        <w:rPr>
          <w:ins w:id="337" w:author="Matty Kadosh" w:date="2016-10-26T20:21:00Z"/>
          <w:rFonts w:ascii="Courier New" w:eastAsia="Times New Roman" w:hAnsi="Courier New" w:cs="Courier New"/>
          <w:color w:val="000000"/>
          <w:szCs w:val="18"/>
          <w:lang w:bidi="he-IL"/>
        </w:rPr>
      </w:pPr>
    </w:p>
    <w:p w14:paraId="39348697" w14:textId="77777777" w:rsidR="00F232DA" w:rsidRDefault="00F232DA" w:rsidP="00F232DA">
      <w:pPr>
        <w:pStyle w:val="code"/>
        <w:rPr>
          <w:ins w:id="338" w:author="Matty Kadosh" w:date="2016-10-26T20:21:00Z"/>
        </w:rPr>
      </w:pPr>
      <w:ins w:id="339" w:author="Matty Kadosh" w:date="2016-10-26T20:21:00Z">
        <w:r>
          <w:t>sai_if_channel_attr[</w:t>
        </w:r>
      </w:ins>
      <w:r>
        <w:t>1</w:t>
      </w:r>
      <w:ins w:id="340" w:author="Matty Kadosh" w:date="2016-10-26T20:21:00Z">
        <w:r>
          <w:t>].id=</w:t>
        </w:r>
        <w:r w:rsidRPr="008772AE">
          <w:t xml:space="preserve"> </w:t>
        </w:r>
      </w:ins>
      <w:r w:rsidRPr="00725C62">
        <w:t>SAI_HOSTIF_TABLE_ENTRY_ATTR_CHANNEL;</w:t>
      </w:r>
    </w:p>
    <w:p w14:paraId="2F1C20D4" w14:textId="77777777" w:rsidR="00F232DA" w:rsidRPr="008772AE" w:rsidRDefault="00F232DA" w:rsidP="00F232DA">
      <w:pPr>
        <w:pStyle w:val="code"/>
        <w:rPr>
          <w:ins w:id="341" w:author="Matty Kadosh" w:date="2016-10-26T20:21:00Z"/>
        </w:rPr>
      </w:pPr>
      <w:ins w:id="342" w:author="Matty Kadosh" w:date="2016-10-26T20:21:00Z">
        <w:r>
          <w:t>sai_if_channel_attr[</w:t>
        </w:r>
      </w:ins>
      <w:r>
        <w:t>1</w:t>
      </w:r>
      <w:ins w:id="343" w:author="Matty Kadosh" w:date="2016-10-26T20:21:00Z">
        <w:r>
          <w:t>].value=</w:t>
        </w:r>
      </w:ins>
      <w:r w:rsidRPr="00725C62">
        <w:t>SAI_HOST_INTERFACE_T</w:t>
      </w:r>
      <w:r>
        <w:t>ABLE_ENTRY_CHANNEL_TYPE_PHYSICAL_NETDEV</w:t>
      </w:r>
      <w:r w:rsidRPr="00725C62">
        <w:t>;</w:t>
      </w:r>
    </w:p>
    <w:p w14:paraId="652433EA" w14:textId="77777777" w:rsidR="00F232DA" w:rsidRDefault="00F232DA" w:rsidP="00F232DA">
      <w:pPr>
        <w:pStyle w:val="code"/>
        <w:rPr>
          <w:ins w:id="344" w:author="Matty Kadosh" w:date="2016-10-26T20:21:00Z"/>
        </w:rPr>
      </w:pPr>
    </w:p>
    <w:p w14:paraId="38E87C1D" w14:textId="77777777" w:rsidR="00F232DA" w:rsidRDefault="00F232DA" w:rsidP="00F232DA">
      <w:pPr>
        <w:pStyle w:val="code"/>
      </w:pPr>
      <w:ins w:id="345" w:author="Matty Kadosh" w:date="2016-10-26T20:21:00Z">
        <w:r>
          <w:rPr>
            <w:lang w:bidi="he-IL"/>
          </w:rPr>
          <w:t>sai_create_host</w:t>
        </w:r>
      </w:ins>
      <w:r>
        <w:rPr>
          <w:lang w:bidi="he-IL"/>
        </w:rPr>
        <w:t>if_table_entry</w:t>
      </w:r>
      <w:ins w:id="346" w:author="Matty Kadosh" w:date="2016-10-26T20:21:00Z">
        <w:r>
          <w:rPr>
            <w:lang w:bidi="he-IL"/>
          </w:rPr>
          <w:t>_fn(&amp;host_</w:t>
        </w:r>
      </w:ins>
      <w:r>
        <w:rPr>
          <w:lang w:bidi="he-IL"/>
        </w:rPr>
        <w:t>table_entry</w:t>
      </w:r>
      <w:ins w:id="347" w:author="Matty Kadosh" w:date="2016-10-26T20:21:00Z">
        <w:r>
          <w:rPr>
            <w:lang w:bidi="he-IL"/>
          </w:rPr>
          <w:t xml:space="preserve">[0], </w:t>
        </w:r>
      </w:ins>
      <w:r>
        <w:rPr>
          <w:lang w:bidi="he-IL"/>
        </w:rPr>
        <w:t>2</w:t>
      </w:r>
      <w:ins w:id="348" w:author="Matty Kadosh" w:date="2016-10-26T20:21:00Z">
        <w:r>
          <w:rPr>
            <w:lang w:bidi="he-IL"/>
          </w:rPr>
          <w:t>,</w:t>
        </w:r>
        <w:r w:rsidRPr="00B7123A">
          <w:t xml:space="preserve"> </w:t>
        </w:r>
        <w:r>
          <w:t xml:space="preserve">sai_if_channel_attr); </w:t>
        </w:r>
      </w:ins>
    </w:p>
    <w:p w14:paraId="49EE31C9" w14:textId="77777777" w:rsidR="00F232DA" w:rsidRPr="00F232DA" w:rsidRDefault="00F232DA" w:rsidP="00F232DA"/>
    <w:p w14:paraId="51F8D046" w14:textId="77777777" w:rsidR="00D3462F" w:rsidRDefault="00D3462F" w:rsidP="00D3462F">
      <w:pPr>
        <w:pStyle w:val="Heading3"/>
      </w:pPr>
      <w:bookmarkStart w:id="349" w:name="_Toc465354548"/>
      <w:r>
        <w:t>Step 2- ACL configuration</w:t>
      </w:r>
      <w:bookmarkEnd w:id="349"/>
      <w:r>
        <w:t xml:space="preserve">  </w:t>
      </w:r>
    </w:p>
    <w:p w14:paraId="515AE89E" w14:textId="77777777" w:rsidR="00722BE7" w:rsidRPr="00722BE7" w:rsidRDefault="00722BE7" w:rsidP="00722BE7"/>
    <w:p w14:paraId="279AD16A" w14:textId="77777777" w:rsidR="00D50C85" w:rsidRDefault="00D50C85" w:rsidP="00D50C85">
      <w:pPr>
        <w:pStyle w:val="ListParagraph"/>
        <w:numPr>
          <w:ilvl w:val="0"/>
          <w:numId w:val="13"/>
        </w:numPr>
      </w:pPr>
      <w:r>
        <w:t xml:space="preserve">Create ACL table </w:t>
      </w:r>
    </w:p>
    <w:p w14:paraId="79608514" w14:textId="77777777" w:rsidR="00D50C85" w:rsidRDefault="00D50C85" w:rsidP="00D50C85">
      <w:pPr>
        <w:pStyle w:val="ListParagraph"/>
        <w:numPr>
          <w:ilvl w:val="1"/>
          <w:numId w:val="13"/>
        </w:numPr>
      </w:pPr>
      <w:r>
        <w:t xml:space="preserve">Set ACL table priority attribute </w:t>
      </w:r>
    </w:p>
    <w:p w14:paraId="06DE4B9A" w14:textId="77777777" w:rsidR="00D50C85" w:rsidRDefault="00D50C85" w:rsidP="00D50C85">
      <w:pPr>
        <w:pStyle w:val="ListParagraph"/>
        <w:numPr>
          <w:ilvl w:val="0"/>
          <w:numId w:val="13"/>
        </w:numPr>
      </w:pPr>
      <w:r>
        <w:t>Create an ACL</w:t>
      </w:r>
      <w:r w:rsidR="00722BE7">
        <w:t xml:space="preserve"> entry </w:t>
      </w:r>
      <w:r>
        <w:t xml:space="preserve"> </w:t>
      </w:r>
    </w:p>
    <w:p w14:paraId="190705D3" w14:textId="77777777" w:rsidR="00722BE7" w:rsidRDefault="00722BE7" w:rsidP="00722BE7">
      <w:pPr>
        <w:pStyle w:val="ListParagraph"/>
        <w:numPr>
          <w:ilvl w:val="1"/>
          <w:numId w:val="13"/>
        </w:numPr>
      </w:pPr>
      <w:r>
        <w:t xml:space="preserve">Set ACL entry match fields </w:t>
      </w:r>
    </w:p>
    <w:p w14:paraId="3D772FF1" w14:textId="77777777" w:rsidR="00D50C85" w:rsidRDefault="00722BE7" w:rsidP="00722BE7">
      <w:pPr>
        <w:pStyle w:val="ListParagraph"/>
        <w:numPr>
          <w:ilvl w:val="1"/>
          <w:numId w:val="13"/>
        </w:numPr>
      </w:pPr>
      <w:r>
        <w:t xml:space="preserve">Set ACL entry priority </w:t>
      </w:r>
    </w:p>
    <w:p w14:paraId="2077048C" w14:textId="77777777" w:rsidR="00D50C85" w:rsidRDefault="00D50C85" w:rsidP="00722BE7">
      <w:pPr>
        <w:pStyle w:val="ListParagraph"/>
        <w:numPr>
          <w:ilvl w:val="2"/>
          <w:numId w:val="13"/>
        </w:numPr>
      </w:pPr>
      <w:r>
        <w:t xml:space="preserve">Set </w:t>
      </w:r>
      <w:r w:rsidR="00722BE7">
        <w:t xml:space="preserve">ACL entry action fields </w:t>
      </w:r>
      <w:r>
        <w:t xml:space="preserve"> </w:t>
      </w:r>
    </w:p>
    <w:p w14:paraId="10F63A17" w14:textId="77777777" w:rsidR="00D50C85" w:rsidRPr="00722BE7" w:rsidRDefault="00722BE7" w:rsidP="00722BE7">
      <w:pPr>
        <w:pStyle w:val="ListParagraph"/>
        <w:numPr>
          <w:ilvl w:val="3"/>
          <w:numId w:val="13"/>
        </w:numPr>
      </w:pPr>
      <w:r>
        <w:rPr>
          <w:rFonts w:ascii="Consolas" w:hAnsi="Consolas" w:cs="Consolas"/>
          <w:color w:val="333333"/>
          <w:sz w:val="18"/>
          <w:szCs w:val="18"/>
          <w:shd w:val="clear" w:color="auto" w:fill="FFFFFF"/>
        </w:rPr>
        <w:t xml:space="preserve">SAI_ACL_ENTRY_ATTR_ACTION_TRAP_TO_CPU to true </w:t>
      </w:r>
    </w:p>
    <w:p w14:paraId="511F45EB" w14:textId="77777777" w:rsidR="00722BE7" w:rsidRPr="00722BE7" w:rsidRDefault="00722BE7" w:rsidP="00722BE7">
      <w:pPr>
        <w:pStyle w:val="ListParagraph"/>
        <w:numPr>
          <w:ilvl w:val="3"/>
          <w:numId w:val="13"/>
        </w:numPr>
      </w:pPr>
      <w:r w:rsidRPr="00722BE7">
        <w:rPr>
          <w:rFonts w:ascii="Consolas" w:eastAsia="Times New Roman" w:hAnsi="Consolas" w:cs="Consolas"/>
          <w:color w:val="333333"/>
          <w:sz w:val="18"/>
          <w:szCs w:val="18"/>
          <w:lang w:bidi="he-IL"/>
        </w:rPr>
        <w:t>SAI_ACL_ENTRY_ATTR_ACTION_SET_POLICER</w:t>
      </w:r>
      <w:r>
        <w:rPr>
          <w:rFonts w:ascii="Consolas" w:eastAsia="Times New Roman" w:hAnsi="Consolas" w:cs="Consolas"/>
          <w:color w:val="333333"/>
          <w:sz w:val="18"/>
          <w:szCs w:val="18"/>
          <w:lang w:bidi="he-IL"/>
        </w:rPr>
        <w:t xml:space="preserve"> with </w:t>
      </w:r>
      <w:proofErr w:type="gramStart"/>
      <w:r>
        <w:rPr>
          <w:rFonts w:ascii="Consolas" w:eastAsia="Times New Roman" w:hAnsi="Consolas" w:cs="Consolas"/>
          <w:color w:val="333333"/>
          <w:sz w:val="18"/>
          <w:szCs w:val="18"/>
          <w:lang w:bidi="he-IL"/>
        </w:rPr>
        <w:t>pre define</w:t>
      </w:r>
      <w:proofErr w:type="gramEnd"/>
      <w:r>
        <w:rPr>
          <w:rFonts w:ascii="Consolas" w:eastAsia="Times New Roman" w:hAnsi="Consolas" w:cs="Consolas"/>
          <w:color w:val="333333"/>
          <w:sz w:val="18"/>
          <w:szCs w:val="18"/>
          <w:lang w:bidi="he-IL"/>
        </w:rPr>
        <w:t xml:space="preserve"> policer </w:t>
      </w:r>
    </w:p>
    <w:p w14:paraId="37CA1FBD" w14:textId="77777777" w:rsidR="00722BE7" w:rsidRPr="00722BE7" w:rsidRDefault="00722BE7" w:rsidP="00722BE7">
      <w:pPr>
        <w:pStyle w:val="ListParagraph"/>
        <w:numPr>
          <w:ilvl w:val="3"/>
          <w:numId w:val="13"/>
        </w:numPr>
      </w:pPr>
      <w:r w:rsidRPr="00722BE7">
        <w:rPr>
          <w:rFonts w:ascii="Consolas" w:eastAsia="Times New Roman" w:hAnsi="Consolas" w:cs="Consolas"/>
          <w:color w:val="333333"/>
          <w:sz w:val="18"/>
          <w:szCs w:val="18"/>
          <w:lang w:bidi="he-IL"/>
        </w:rPr>
        <w:t>SAI_ACL_ENTRY_ATTR_ACTION_SET_COS</w:t>
      </w:r>
      <w:r>
        <w:rPr>
          <w:rFonts w:ascii="Consolas" w:eastAsia="Times New Roman" w:hAnsi="Consolas" w:cs="Consolas"/>
          <w:color w:val="333333"/>
          <w:sz w:val="18"/>
          <w:szCs w:val="18"/>
          <w:lang w:bidi="he-IL"/>
        </w:rPr>
        <w:t xml:space="preserve"> with </w:t>
      </w:r>
      <w:proofErr w:type="gramStart"/>
      <w:r>
        <w:rPr>
          <w:rFonts w:ascii="Consolas" w:eastAsia="Times New Roman" w:hAnsi="Consolas" w:cs="Consolas"/>
          <w:color w:val="333333"/>
          <w:sz w:val="18"/>
          <w:szCs w:val="18"/>
          <w:lang w:bidi="he-IL"/>
        </w:rPr>
        <w:t>pre define</w:t>
      </w:r>
      <w:proofErr w:type="gramEnd"/>
      <w:r>
        <w:rPr>
          <w:rFonts w:ascii="Consolas" w:eastAsia="Times New Roman" w:hAnsi="Consolas" w:cs="Consolas"/>
          <w:color w:val="333333"/>
          <w:sz w:val="18"/>
          <w:szCs w:val="18"/>
          <w:lang w:bidi="he-IL"/>
        </w:rPr>
        <w:t xml:space="preserve"> traffic class </w:t>
      </w:r>
    </w:p>
    <w:p w14:paraId="6030678E" w14:textId="77777777" w:rsidR="00722BE7" w:rsidRPr="00722BE7" w:rsidRDefault="00722BE7" w:rsidP="00722BE7">
      <w:pPr>
        <w:pStyle w:val="ListParagraph"/>
        <w:numPr>
          <w:ilvl w:val="1"/>
          <w:numId w:val="13"/>
        </w:numPr>
      </w:pPr>
      <w:proofErr w:type="gramStart"/>
      <w:r>
        <w:t>Bing  ACL</w:t>
      </w:r>
      <w:proofErr w:type="gramEnd"/>
      <w:r>
        <w:t xml:space="preserve"> entry to a ACL table </w:t>
      </w:r>
    </w:p>
    <w:sectPr w:rsidR="00722BE7" w:rsidRPr="00722BE7" w:rsidSect="002D4814">
      <w:footerReference w:type="default" r:id="rId1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E3D81" w14:textId="77777777" w:rsidR="00E03578" w:rsidRDefault="00E03578" w:rsidP="002A5AF4">
      <w:pPr>
        <w:spacing w:after="0" w:line="240" w:lineRule="auto"/>
      </w:pPr>
      <w:r>
        <w:separator/>
      </w:r>
    </w:p>
  </w:endnote>
  <w:endnote w:type="continuationSeparator" w:id="0">
    <w:p w14:paraId="3518C021" w14:textId="77777777" w:rsidR="00E03578" w:rsidRDefault="00E03578" w:rsidP="002A5AF4">
      <w:pPr>
        <w:spacing w:after="0" w:line="240" w:lineRule="auto"/>
      </w:pPr>
      <w:r>
        <w:continuationSeparator/>
      </w:r>
    </w:p>
  </w:endnote>
  <w:endnote w:type="continuationNotice" w:id="1">
    <w:p w14:paraId="4C38E713" w14:textId="77777777" w:rsidR="00E03578" w:rsidRDefault="00E035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Lucida Gran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2A916" w14:textId="77777777" w:rsidR="00A57D49" w:rsidRDefault="00A57D49">
    <w:pPr>
      <w:pStyle w:val="Footer"/>
    </w:pPr>
  </w:p>
  <w:p w14:paraId="4ABD7A6C" w14:textId="77777777" w:rsidR="00A57D49" w:rsidRDefault="00A57D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249620"/>
      <w:docPartObj>
        <w:docPartGallery w:val="Page Numbers (Bottom of Page)"/>
        <w:docPartUnique/>
      </w:docPartObj>
    </w:sdtPr>
    <w:sdtEndPr>
      <w:rPr>
        <w:noProof/>
      </w:rPr>
    </w:sdtEndPr>
    <w:sdtContent>
      <w:p w14:paraId="5BD4390E" w14:textId="77777777" w:rsidR="00A57D49" w:rsidRDefault="00A57D49">
        <w:pPr>
          <w:pStyle w:val="Footer"/>
        </w:pPr>
        <w:r>
          <w:t xml:space="preserve">Page | </w:t>
        </w:r>
        <w:r>
          <w:fldChar w:fldCharType="begin"/>
        </w:r>
        <w:r>
          <w:instrText xml:space="preserve"> PAGE   \* MERGEFORMAT </w:instrText>
        </w:r>
        <w:r>
          <w:fldChar w:fldCharType="separate"/>
        </w:r>
        <w:r>
          <w:rPr>
            <w:noProof/>
          </w:rPr>
          <w:t>i</w:t>
        </w:r>
        <w:r>
          <w:rPr>
            <w:noProof/>
          </w:rPr>
          <w:fldChar w:fldCharType="end"/>
        </w:r>
      </w:p>
    </w:sdtContent>
  </w:sdt>
  <w:p w14:paraId="779DBD5A" w14:textId="77777777" w:rsidR="00A57D49" w:rsidRDefault="00A57D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4ABB0" w14:textId="77777777" w:rsidR="00A57D49" w:rsidRDefault="00A57D49">
    <w:pPr>
      <w:pStyle w:val="Footer"/>
      <w:jc w:val="center"/>
    </w:pPr>
  </w:p>
  <w:p w14:paraId="0B0B454C" w14:textId="77777777" w:rsidR="00A57D49" w:rsidRDefault="00A57D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968342"/>
      <w:docPartObj>
        <w:docPartGallery w:val="Page Numbers (Bottom of Page)"/>
        <w:docPartUnique/>
      </w:docPartObj>
    </w:sdtPr>
    <w:sdtEndPr>
      <w:rPr>
        <w:noProof/>
      </w:rPr>
    </w:sdtEndPr>
    <w:sdtContent>
      <w:p w14:paraId="023DA08D" w14:textId="77777777" w:rsidR="00A57D49" w:rsidRDefault="00A57D49">
        <w:pPr>
          <w:pStyle w:val="Footer"/>
        </w:pPr>
        <w:r>
          <w:t xml:space="preserve">Page | </w:t>
        </w:r>
        <w:r>
          <w:fldChar w:fldCharType="begin"/>
        </w:r>
        <w:r>
          <w:instrText xml:space="preserve"> PAGE   \* MERGEFORMAT </w:instrText>
        </w:r>
        <w:r>
          <w:fldChar w:fldCharType="separate"/>
        </w:r>
        <w:r>
          <w:rPr>
            <w:noProof/>
          </w:rPr>
          <w:t>32</w:t>
        </w:r>
        <w:r>
          <w:rPr>
            <w:noProof/>
          </w:rPr>
          <w:fldChar w:fldCharType="end"/>
        </w:r>
      </w:p>
    </w:sdtContent>
  </w:sdt>
  <w:p w14:paraId="1144FAC5" w14:textId="77777777" w:rsidR="00A57D49" w:rsidRDefault="00A57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1EB73" w14:textId="77777777" w:rsidR="00E03578" w:rsidRDefault="00E03578" w:rsidP="002A5AF4">
      <w:pPr>
        <w:spacing w:after="0" w:line="240" w:lineRule="auto"/>
      </w:pPr>
      <w:r>
        <w:separator/>
      </w:r>
    </w:p>
  </w:footnote>
  <w:footnote w:type="continuationSeparator" w:id="0">
    <w:p w14:paraId="711A09ED" w14:textId="77777777" w:rsidR="00E03578" w:rsidRDefault="00E03578" w:rsidP="002A5AF4">
      <w:pPr>
        <w:spacing w:after="0" w:line="240" w:lineRule="auto"/>
      </w:pPr>
      <w:r>
        <w:continuationSeparator/>
      </w:r>
    </w:p>
  </w:footnote>
  <w:footnote w:type="continuationNotice" w:id="1">
    <w:p w14:paraId="6B0A9071" w14:textId="77777777" w:rsidR="00E03578" w:rsidRDefault="00E035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692265"/>
      <w:docPartObj>
        <w:docPartGallery w:val="Page Numbers (Top of Page)"/>
        <w:docPartUnique/>
      </w:docPartObj>
    </w:sdtPr>
    <w:sdtEndPr>
      <w:rPr>
        <w:noProof/>
      </w:rPr>
    </w:sdtEndPr>
    <w:sdtContent>
      <w:p w14:paraId="3C01A0E2" w14:textId="77777777" w:rsidR="00A57D49" w:rsidRDefault="00A57D49">
        <w:pPr>
          <w:pStyle w:val="Header"/>
          <w:jc w:val="center"/>
        </w:pPr>
      </w:p>
    </w:sdtContent>
  </w:sdt>
  <w:p w14:paraId="2585BFF7" w14:textId="77777777" w:rsidR="00A57D49" w:rsidRDefault="00A57D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25EA1"/>
    <w:multiLevelType w:val="hybridMultilevel"/>
    <w:tmpl w:val="3E0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943E4"/>
    <w:multiLevelType w:val="multilevel"/>
    <w:tmpl w:val="6C78DA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EE53EBA"/>
    <w:multiLevelType w:val="hybridMultilevel"/>
    <w:tmpl w:val="BFBC3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42D01"/>
    <w:multiLevelType w:val="hybridMultilevel"/>
    <w:tmpl w:val="35963624"/>
    <w:lvl w:ilvl="0" w:tplc="7876BB34">
      <w:numFmt w:val="bullet"/>
      <w:lvlText w:val="-"/>
      <w:lvlJc w:val="left"/>
      <w:pPr>
        <w:ind w:left="720" w:hanging="360"/>
      </w:pPr>
      <w:rPr>
        <w:rFonts w:ascii="Consolas" w:eastAsia="SimSun"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E0384"/>
    <w:multiLevelType w:val="hybridMultilevel"/>
    <w:tmpl w:val="2158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F85A8A"/>
    <w:multiLevelType w:val="hybridMultilevel"/>
    <w:tmpl w:val="D246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75052"/>
    <w:multiLevelType w:val="hybridMultilevel"/>
    <w:tmpl w:val="5CD28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9"/>
  </w:num>
  <w:num w:numId="6">
    <w:abstractNumId w:val="11"/>
  </w:num>
  <w:num w:numId="7">
    <w:abstractNumId w:val="4"/>
  </w:num>
  <w:num w:numId="8">
    <w:abstractNumId w:val="3"/>
  </w:num>
  <w:num w:numId="9">
    <w:abstractNumId w:val="3"/>
  </w:num>
  <w:num w:numId="10">
    <w:abstractNumId w:val="7"/>
  </w:num>
  <w:num w:numId="11">
    <w:abstractNumId w:val="0"/>
  </w:num>
  <w:num w:numId="12">
    <w:abstractNumId w:val="6"/>
  </w:num>
  <w:num w:numId="13">
    <w:abstractNumId w:val="10"/>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y Kadosh">
    <w15:presenceInfo w15:providerId="AD" w15:userId="S-1-5-21-1747328069-958538546-6498272-1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7DA"/>
    <w:rsid w:val="0000281E"/>
    <w:rsid w:val="0000640E"/>
    <w:rsid w:val="0000715E"/>
    <w:rsid w:val="00010687"/>
    <w:rsid w:val="00011C47"/>
    <w:rsid w:val="00012581"/>
    <w:rsid w:val="00012834"/>
    <w:rsid w:val="00013291"/>
    <w:rsid w:val="0001440A"/>
    <w:rsid w:val="000145C3"/>
    <w:rsid w:val="000167D8"/>
    <w:rsid w:val="0001746A"/>
    <w:rsid w:val="00023C94"/>
    <w:rsid w:val="000259C9"/>
    <w:rsid w:val="00027AF4"/>
    <w:rsid w:val="00035AE6"/>
    <w:rsid w:val="0004252D"/>
    <w:rsid w:val="00042AFE"/>
    <w:rsid w:val="00046105"/>
    <w:rsid w:val="00054F66"/>
    <w:rsid w:val="00056D6A"/>
    <w:rsid w:val="00061B63"/>
    <w:rsid w:val="000732C0"/>
    <w:rsid w:val="000809AC"/>
    <w:rsid w:val="00082908"/>
    <w:rsid w:val="000839CF"/>
    <w:rsid w:val="0008516E"/>
    <w:rsid w:val="00095BC3"/>
    <w:rsid w:val="000A20C1"/>
    <w:rsid w:val="000A3292"/>
    <w:rsid w:val="000A48EB"/>
    <w:rsid w:val="000A52D4"/>
    <w:rsid w:val="000A5A6A"/>
    <w:rsid w:val="000B3607"/>
    <w:rsid w:val="000B49BD"/>
    <w:rsid w:val="000C1D9A"/>
    <w:rsid w:val="000C4B00"/>
    <w:rsid w:val="000C5A34"/>
    <w:rsid w:val="000C7E13"/>
    <w:rsid w:val="000D0A51"/>
    <w:rsid w:val="000E0CC6"/>
    <w:rsid w:val="000E234F"/>
    <w:rsid w:val="000E3AAD"/>
    <w:rsid w:val="000F118A"/>
    <w:rsid w:val="000F1A69"/>
    <w:rsid w:val="000F222C"/>
    <w:rsid w:val="000F5CAB"/>
    <w:rsid w:val="000F6AE4"/>
    <w:rsid w:val="000F6F7D"/>
    <w:rsid w:val="00102079"/>
    <w:rsid w:val="00102407"/>
    <w:rsid w:val="00104A3B"/>
    <w:rsid w:val="001103AF"/>
    <w:rsid w:val="00115A80"/>
    <w:rsid w:val="001207A6"/>
    <w:rsid w:val="001233EF"/>
    <w:rsid w:val="0012588B"/>
    <w:rsid w:val="0012748F"/>
    <w:rsid w:val="00134454"/>
    <w:rsid w:val="00135AC2"/>
    <w:rsid w:val="0014005E"/>
    <w:rsid w:val="001401F0"/>
    <w:rsid w:val="00140F58"/>
    <w:rsid w:val="00141DD7"/>
    <w:rsid w:val="001421F1"/>
    <w:rsid w:val="00142641"/>
    <w:rsid w:val="001430C6"/>
    <w:rsid w:val="00147B45"/>
    <w:rsid w:val="0015130B"/>
    <w:rsid w:val="001603CA"/>
    <w:rsid w:val="0016201C"/>
    <w:rsid w:val="0016463F"/>
    <w:rsid w:val="001647BD"/>
    <w:rsid w:val="001649DF"/>
    <w:rsid w:val="00170894"/>
    <w:rsid w:val="00170B45"/>
    <w:rsid w:val="0017166F"/>
    <w:rsid w:val="001731E9"/>
    <w:rsid w:val="0017349F"/>
    <w:rsid w:val="0017537F"/>
    <w:rsid w:val="00177FB8"/>
    <w:rsid w:val="00180658"/>
    <w:rsid w:val="001835F5"/>
    <w:rsid w:val="00185F4C"/>
    <w:rsid w:val="00185FAE"/>
    <w:rsid w:val="00192BAB"/>
    <w:rsid w:val="0019478F"/>
    <w:rsid w:val="001A17DD"/>
    <w:rsid w:val="001A1FBD"/>
    <w:rsid w:val="001A2F5C"/>
    <w:rsid w:val="001A369A"/>
    <w:rsid w:val="001A474C"/>
    <w:rsid w:val="001B0BE8"/>
    <w:rsid w:val="001B132A"/>
    <w:rsid w:val="001B561D"/>
    <w:rsid w:val="001B5B89"/>
    <w:rsid w:val="001B7F35"/>
    <w:rsid w:val="001C046D"/>
    <w:rsid w:val="001C7B30"/>
    <w:rsid w:val="001D1762"/>
    <w:rsid w:val="001D6D85"/>
    <w:rsid w:val="001E3C10"/>
    <w:rsid w:val="001E7BFF"/>
    <w:rsid w:val="001F05FE"/>
    <w:rsid w:val="001F3E03"/>
    <w:rsid w:val="001F5A51"/>
    <w:rsid w:val="00202414"/>
    <w:rsid w:val="00203415"/>
    <w:rsid w:val="00206DB7"/>
    <w:rsid w:val="00211CBE"/>
    <w:rsid w:val="002129F1"/>
    <w:rsid w:val="002132EC"/>
    <w:rsid w:val="002147EC"/>
    <w:rsid w:val="00214A9A"/>
    <w:rsid w:val="002154E6"/>
    <w:rsid w:val="00223E40"/>
    <w:rsid w:val="0022609B"/>
    <w:rsid w:val="00226B5B"/>
    <w:rsid w:val="00227AE9"/>
    <w:rsid w:val="00234050"/>
    <w:rsid w:val="0023490C"/>
    <w:rsid w:val="002440FD"/>
    <w:rsid w:val="00244200"/>
    <w:rsid w:val="00250311"/>
    <w:rsid w:val="00251273"/>
    <w:rsid w:val="002556D7"/>
    <w:rsid w:val="002600F7"/>
    <w:rsid w:val="00261968"/>
    <w:rsid w:val="002627D2"/>
    <w:rsid w:val="00262EEA"/>
    <w:rsid w:val="00263C99"/>
    <w:rsid w:val="00264672"/>
    <w:rsid w:val="00266C60"/>
    <w:rsid w:val="002675B4"/>
    <w:rsid w:val="0026799E"/>
    <w:rsid w:val="00270729"/>
    <w:rsid w:val="00271CED"/>
    <w:rsid w:val="002769CA"/>
    <w:rsid w:val="00287260"/>
    <w:rsid w:val="00292F50"/>
    <w:rsid w:val="00293A9C"/>
    <w:rsid w:val="0029537D"/>
    <w:rsid w:val="0029565A"/>
    <w:rsid w:val="00295A14"/>
    <w:rsid w:val="00297F7D"/>
    <w:rsid w:val="002A0D5C"/>
    <w:rsid w:val="002A19D4"/>
    <w:rsid w:val="002A52B1"/>
    <w:rsid w:val="002A5AF4"/>
    <w:rsid w:val="002A5D5E"/>
    <w:rsid w:val="002A6C3F"/>
    <w:rsid w:val="002B02FD"/>
    <w:rsid w:val="002B09BC"/>
    <w:rsid w:val="002B2C13"/>
    <w:rsid w:val="002B3E66"/>
    <w:rsid w:val="002B7044"/>
    <w:rsid w:val="002C1003"/>
    <w:rsid w:val="002C1B8C"/>
    <w:rsid w:val="002C341A"/>
    <w:rsid w:val="002C4A6F"/>
    <w:rsid w:val="002C4C0A"/>
    <w:rsid w:val="002C6325"/>
    <w:rsid w:val="002C7C05"/>
    <w:rsid w:val="002D39BF"/>
    <w:rsid w:val="002D4814"/>
    <w:rsid w:val="002E0A6A"/>
    <w:rsid w:val="002E150E"/>
    <w:rsid w:val="002E2318"/>
    <w:rsid w:val="002E2BE6"/>
    <w:rsid w:val="002E3107"/>
    <w:rsid w:val="002E443F"/>
    <w:rsid w:val="002E65E0"/>
    <w:rsid w:val="002E7573"/>
    <w:rsid w:val="002F0043"/>
    <w:rsid w:val="002F22C5"/>
    <w:rsid w:val="002F2D89"/>
    <w:rsid w:val="002F36E8"/>
    <w:rsid w:val="002F4F58"/>
    <w:rsid w:val="002F7868"/>
    <w:rsid w:val="002F7B16"/>
    <w:rsid w:val="00301E84"/>
    <w:rsid w:val="00322FFA"/>
    <w:rsid w:val="00326DE0"/>
    <w:rsid w:val="00334DD0"/>
    <w:rsid w:val="003368CB"/>
    <w:rsid w:val="00337DDB"/>
    <w:rsid w:val="0034015D"/>
    <w:rsid w:val="0034360D"/>
    <w:rsid w:val="0034513C"/>
    <w:rsid w:val="00347093"/>
    <w:rsid w:val="00354B73"/>
    <w:rsid w:val="00354F69"/>
    <w:rsid w:val="00357081"/>
    <w:rsid w:val="00357477"/>
    <w:rsid w:val="00365B13"/>
    <w:rsid w:val="003703DD"/>
    <w:rsid w:val="00370E0A"/>
    <w:rsid w:val="00371CCB"/>
    <w:rsid w:val="00371F06"/>
    <w:rsid w:val="00375D92"/>
    <w:rsid w:val="0037654B"/>
    <w:rsid w:val="00376F9A"/>
    <w:rsid w:val="00381A9F"/>
    <w:rsid w:val="00382EE9"/>
    <w:rsid w:val="00382F58"/>
    <w:rsid w:val="0038395F"/>
    <w:rsid w:val="00384480"/>
    <w:rsid w:val="003938E6"/>
    <w:rsid w:val="0039428F"/>
    <w:rsid w:val="003956B8"/>
    <w:rsid w:val="003A0064"/>
    <w:rsid w:val="003A00C1"/>
    <w:rsid w:val="003A1235"/>
    <w:rsid w:val="003A1A14"/>
    <w:rsid w:val="003A29CA"/>
    <w:rsid w:val="003A4572"/>
    <w:rsid w:val="003A6588"/>
    <w:rsid w:val="003B242E"/>
    <w:rsid w:val="003B4642"/>
    <w:rsid w:val="003C3BBB"/>
    <w:rsid w:val="003C4B3E"/>
    <w:rsid w:val="003C4BC1"/>
    <w:rsid w:val="003C5339"/>
    <w:rsid w:val="003C63AB"/>
    <w:rsid w:val="003C7391"/>
    <w:rsid w:val="003D2592"/>
    <w:rsid w:val="003D3ACE"/>
    <w:rsid w:val="003D49AA"/>
    <w:rsid w:val="003D500E"/>
    <w:rsid w:val="003E0791"/>
    <w:rsid w:val="003E0E64"/>
    <w:rsid w:val="003E5895"/>
    <w:rsid w:val="003E5A96"/>
    <w:rsid w:val="003E6F70"/>
    <w:rsid w:val="003F09DB"/>
    <w:rsid w:val="003F3195"/>
    <w:rsid w:val="003F5E90"/>
    <w:rsid w:val="003F676A"/>
    <w:rsid w:val="003F7FE6"/>
    <w:rsid w:val="00410817"/>
    <w:rsid w:val="004120BA"/>
    <w:rsid w:val="00412667"/>
    <w:rsid w:val="004170D3"/>
    <w:rsid w:val="004206CD"/>
    <w:rsid w:val="0042171E"/>
    <w:rsid w:val="004234AF"/>
    <w:rsid w:val="0042387E"/>
    <w:rsid w:val="00424077"/>
    <w:rsid w:val="004269A5"/>
    <w:rsid w:val="00430FCD"/>
    <w:rsid w:val="00436951"/>
    <w:rsid w:val="00436AEC"/>
    <w:rsid w:val="0043700C"/>
    <w:rsid w:val="0043732B"/>
    <w:rsid w:val="00441101"/>
    <w:rsid w:val="004415F1"/>
    <w:rsid w:val="0044186B"/>
    <w:rsid w:val="0045649B"/>
    <w:rsid w:val="004602F3"/>
    <w:rsid w:val="00460724"/>
    <w:rsid w:val="004615C0"/>
    <w:rsid w:val="00465AD7"/>
    <w:rsid w:val="00470DEE"/>
    <w:rsid w:val="00470F7E"/>
    <w:rsid w:val="00471168"/>
    <w:rsid w:val="004714ED"/>
    <w:rsid w:val="00472FA1"/>
    <w:rsid w:val="00474577"/>
    <w:rsid w:val="0047463E"/>
    <w:rsid w:val="00475ACD"/>
    <w:rsid w:val="00477669"/>
    <w:rsid w:val="00477A1F"/>
    <w:rsid w:val="00482C92"/>
    <w:rsid w:val="00483660"/>
    <w:rsid w:val="004912B8"/>
    <w:rsid w:val="00493AC6"/>
    <w:rsid w:val="00494B3E"/>
    <w:rsid w:val="00497137"/>
    <w:rsid w:val="004A1ED5"/>
    <w:rsid w:val="004A21B1"/>
    <w:rsid w:val="004A382D"/>
    <w:rsid w:val="004A7544"/>
    <w:rsid w:val="004B2C1C"/>
    <w:rsid w:val="004B4784"/>
    <w:rsid w:val="004B4AED"/>
    <w:rsid w:val="004B6769"/>
    <w:rsid w:val="004C2268"/>
    <w:rsid w:val="004C2E1C"/>
    <w:rsid w:val="004C3AAE"/>
    <w:rsid w:val="004C71EF"/>
    <w:rsid w:val="004D1859"/>
    <w:rsid w:val="004D324F"/>
    <w:rsid w:val="004D40E9"/>
    <w:rsid w:val="004D615D"/>
    <w:rsid w:val="004D6B87"/>
    <w:rsid w:val="004D74A4"/>
    <w:rsid w:val="004D74AC"/>
    <w:rsid w:val="004D74D0"/>
    <w:rsid w:val="004E03D7"/>
    <w:rsid w:val="004E0A7F"/>
    <w:rsid w:val="004E5A0C"/>
    <w:rsid w:val="004F1957"/>
    <w:rsid w:val="004F28A8"/>
    <w:rsid w:val="004F7E6E"/>
    <w:rsid w:val="00500A10"/>
    <w:rsid w:val="00500F35"/>
    <w:rsid w:val="00510B88"/>
    <w:rsid w:val="00510BA0"/>
    <w:rsid w:val="0052143F"/>
    <w:rsid w:val="005224FF"/>
    <w:rsid w:val="00523296"/>
    <w:rsid w:val="00524775"/>
    <w:rsid w:val="00526DAC"/>
    <w:rsid w:val="00526EC4"/>
    <w:rsid w:val="0053010E"/>
    <w:rsid w:val="00535B77"/>
    <w:rsid w:val="00535E56"/>
    <w:rsid w:val="00537778"/>
    <w:rsid w:val="00537E55"/>
    <w:rsid w:val="00541D9F"/>
    <w:rsid w:val="00545EDE"/>
    <w:rsid w:val="00553DAE"/>
    <w:rsid w:val="00554C78"/>
    <w:rsid w:val="00557CE8"/>
    <w:rsid w:val="00561262"/>
    <w:rsid w:val="00564263"/>
    <w:rsid w:val="005665A3"/>
    <w:rsid w:val="00570191"/>
    <w:rsid w:val="005760EB"/>
    <w:rsid w:val="005802F0"/>
    <w:rsid w:val="0058057F"/>
    <w:rsid w:val="00584D5D"/>
    <w:rsid w:val="00591D11"/>
    <w:rsid w:val="005926E5"/>
    <w:rsid w:val="005A0627"/>
    <w:rsid w:val="005A144D"/>
    <w:rsid w:val="005A5F6C"/>
    <w:rsid w:val="005A7B9E"/>
    <w:rsid w:val="005B353C"/>
    <w:rsid w:val="005B3846"/>
    <w:rsid w:val="005B3F15"/>
    <w:rsid w:val="005B4F59"/>
    <w:rsid w:val="005C137B"/>
    <w:rsid w:val="005C43D2"/>
    <w:rsid w:val="005C496A"/>
    <w:rsid w:val="005C6222"/>
    <w:rsid w:val="005C7018"/>
    <w:rsid w:val="005C73D6"/>
    <w:rsid w:val="005D20EC"/>
    <w:rsid w:val="005D2A50"/>
    <w:rsid w:val="005D73D4"/>
    <w:rsid w:val="005E0A34"/>
    <w:rsid w:val="005E28BA"/>
    <w:rsid w:val="005E6242"/>
    <w:rsid w:val="005E68CF"/>
    <w:rsid w:val="005F3EFE"/>
    <w:rsid w:val="005F5714"/>
    <w:rsid w:val="005F7A67"/>
    <w:rsid w:val="006008E9"/>
    <w:rsid w:val="0060195C"/>
    <w:rsid w:val="006025AA"/>
    <w:rsid w:val="0060602C"/>
    <w:rsid w:val="00613CB8"/>
    <w:rsid w:val="00621C04"/>
    <w:rsid w:val="00624D7B"/>
    <w:rsid w:val="006261C3"/>
    <w:rsid w:val="006307B8"/>
    <w:rsid w:val="00632104"/>
    <w:rsid w:val="006328D6"/>
    <w:rsid w:val="006333D8"/>
    <w:rsid w:val="00635904"/>
    <w:rsid w:val="006371F3"/>
    <w:rsid w:val="00646FCC"/>
    <w:rsid w:val="00651FBF"/>
    <w:rsid w:val="00654148"/>
    <w:rsid w:val="0066216B"/>
    <w:rsid w:val="0066254F"/>
    <w:rsid w:val="00673A50"/>
    <w:rsid w:val="00676EA5"/>
    <w:rsid w:val="00677313"/>
    <w:rsid w:val="006779E3"/>
    <w:rsid w:val="00681424"/>
    <w:rsid w:val="0068199B"/>
    <w:rsid w:val="00690BFC"/>
    <w:rsid w:val="006A41F0"/>
    <w:rsid w:val="006A5ABB"/>
    <w:rsid w:val="006B0EB2"/>
    <w:rsid w:val="006B3679"/>
    <w:rsid w:val="006C309C"/>
    <w:rsid w:val="006C412E"/>
    <w:rsid w:val="006E0FE9"/>
    <w:rsid w:val="006E32B0"/>
    <w:rsid w:val="006E35FE"/>
    <w:rsid w:val="006E4873"/>
    <w:rsid w:val="006E54DC"/>
    <w:rsid w:val="006E5D9F"/>
    <w:rsid w:val="006E5FBA"/>
    <w:rsid w:val="006E6021"/>
    <w:rsid w:val="006E68A9"/>
    <w:rsid w:val="006F0433"/>
    <w:rsid w:val="006F17D2"/>
    <w:rsid w:val="006F2E84"/>
    <w:rsid w:val="006F3334"/>
    <w:rsid w:val="006F431A"/>
    <w:rsid w:val="006F4488"/>
    <w:rsid w:val="006F6817"/>
    <w:rsid w:val="006F6CBA"/>
    <w:rsid w:val="00706154"/>
    <w:rsid w:val="00706E76"/>
    <w:rsid w:val="00710DD6"/>
    <w:rsid w:val="00712B51"/>
    <w:rsid w:val="00713876"/>
    <w:rsid w:val="00714A92"/>
    <w:rsid w:val="0071661F"/>
    <w:rsid w:val="007216BC"/>
    <w:rsid w:val="007225AA"/>
    <w:rsid w:val="00722BE7"/>
    <w:rsid w:val="00724060"/>
    <w:rsid w:val="00724957"/>
    <w:rsid w:val="007258E7"/>
    <w:rsid w:val="00725C62"/>
    <w:rsid w:val="00730B34"/>
    <w:rsid w:val="007362D8"/>
    <w:rsid w:val="00737ACC"/>
    <w:rsid w:val="00744A03"/>
    <w:rsid w:val="00744BD3"/>
    <w:rsid w:val="00745121"/>
    <w:rsid w:val="00747C40"/>
    <w:rsid w:val="00763EC5"/>
    <w:rsid w:val="007744C4"/>
    <w:rsid w:val="00775619"/>
    <w:rsid w:val="00775D65"/>
    <w:rsid w:val="00776382"/>
    <w:rsid w:val="0077718C"/>
    <w:rsid w:val="00777D93"/>
    <w:rsid w:val="00780417"/>
    <w:rsid w:val="00782004"/>
    <w:rsid w:val="0078622B"/>
    <w:rsid w:val="007870D9"/>
    <w:rsid w:val="00787239"/>
    <w:rsid w:val="007910BF"/>
    <w:rsid w:val="00791574"/>
    <w:rsid w:val="0079353A"/>
    <w:rsid w:val="007951B8"/>
    <w:rsid w:val="007967DA"/>
    <w:rsid w:val="00796B79"/>
    <w:rsid w:val="007A4189"/>
    <w:rsid w:val="007A4825"/>
    <w:rsid w:val="007B050C"/>
    <w:rsid w:val="007B13A9"/>
    <w:rsid w:val="007B7C3E"/>
    <w:rsid w:val="007C17C6"/>
    <w:rsid w:val="007C37CE"/>
    <w:rsid w:val="007C42E1"/>
    <w:rsid w:val="007C5390"/>
    <w:rsid w:val="007C568E"/>
    <w:rsid w:val="007C5944"/>
    <w:rsid w:val="007C760E"/>
    <w:rsid w:val="007C7F46"/>
    <w:rsid w:val="007D4767"/>
    <w:rsid w:val="007D56E6"/>
    <w:rsid w:val="007E05B9"/>
    <w:rsid w:val="007E7E9B"/>
    <w:rsid w:val="007F0764"/>
    <w:rsid w:val="007F10BD"/>
    <w:rsid w:val="007F1729"/>
    <w:rsid w:val="007F45D3"/>
    <w:rsid w:val="008000B6"/>
    <w:rsid w:val="00820991"/>
    <w:rsid w:val="0082123A"/>
    <w:rsid w:val="008212A3"/>
    <w:rsid w:val="0082141E"/>
    <w:rsid w:val="00822EE7"/>
    <w:rsid w:val="008252D8"/>
    <w:rsid w:val="00832AD9"/>
    <w:rsid w:val="008351B8"/>
    <w:rsid w:val="00836388"/>
    <w:rsid w:val="0083680A"/>
    <w:rsid w:val="00836984"/>
    <w:rsid w:val="008379D6"/>
    <w:rsid w:val="0084427C"/>
    <w:rsid w:val="008444E2"/>
    <w:rsid w:val="00847E14"/>
    <w:rsid w:val="00853AB8"/>
    <w:rsid w:val="0085579C"/>
    <w:rsid w:val="00856D5A"/>
    <w:rsid w:val="00857EA3"/>
    <w:rsid w:val="008602F5"/>
    <w:rsid w:val="008622FD"/>
    <w:rsid w:val="00865E6C"/>
    <w:rsid w:val="00866DA6"/>
    <w:rsid w:val="008674D8"/>
    <w:rsid w:val="00870CF9"/>
    <w:rsid w:val="00872C2B"/>
    <w:rsid w:val="00874D5E"/>
    <w:rsid w:val="00875F12"/>
    <w:rsid w:val="0087717A"/>
    <w:rsid w:val="008772AE"/>
    <w:rsid w:val="00880105"/>
    <w:rsid w:val="0088440E"/>
    <w:rsid w:val="008864A8"/>
    <w:rsid w:val="00886795"/>
    <w:rsid w:val="0088767D"/>
    <w:rsid w:val="00891092"/>
    <w:rsid w:val="008954F9"/>
    <w:rsid w:val="008960FD"/>
    <w:rsid w:val="008A1043"/>
    <w:rsid w:val="008A19D7"/>
    <w:rsid w:val="008A2316"/>
    <w:rsid w:val="008A4F4B"/>
    <w:rsid w:val="008A6D6B"/>
    <w:rsid w:val="008B00ED"/>
    <w:rsid w:val="008B0633"/>
    <w:rsid w:val="008B2C32"/>
    <w:rsid w:val="008B2D64"/>
    <w:rsid w:val="008B67B1"/>
    <w:rsid w:val="008B6BDA"/>
    <w:rsid w:val="008B7968"/>
    <w:rsid w:val="008C1A77"/>
    <w:rsid w:val="008C3C58"/>
    <w:rsid w:val="008D0747"/>
    <w:rsid w:val="008D15BF"/>
    <w:rsid w:val="008D4548"/>
    <w:rsid w:val="008D455D"/>
    <w:rsid w:val="008D6265"/>
    <w:rsid w:val="008E1D59"/>
    <w:rsid w:val="008F0566"/>
    <w:rsid w:val="008F2F57"/>
    <w:rsid w:val="008F323D"/>
    <w:rsid w:val="008F4057"/>
    <w:rsid w:val="008F7B5C"/>
    <w:rsid w:val="009001C1"/>
    <w:rsid w:val="00900F2E"/>
    <w:rsid w:val="00901A2F"/>
    <w:rsid w:val="0090237A"/>
    <w:rsid w:val="009034D4"/>
    <w:rsid w:val="00905AA3"/>
    <w:rsid w:val="009066DF"/>
    <w:rsid w:val="00906731"/>
    <w:rsid w:val="009070D9"/>
    <w:rsid w:val="00907463"/>
    <w:rsid w:val="00914A41"/>
    <w:rsid w:val="00916CB5"/>
    <w:rsid w:val="00916FA8"/>
    <w:rsid w:val="009172DD"/>
    <w:rsid w:val="009179FB"/>
    <w:rsid w:val="0092161C"/>
    <w:rsid w:val="009216FA"/>
    <w:rsid w:val="00923073"/>
    <w:rsid w:val="00923DEA"/>
    <w:rsid w:val="0093005E"/>
    <w:rsid w:val="00930C13"/>
    <w:rsid w:val="0093222D"/>
    <w:rsid w:val="00932B56"/>
    <w:rsid w:val="00933175"/>
    <w:rsid w:val="00933605"/>
    <w:rsid w:val="00933CB0"/>
    <w:rsid w:val="00936148"/>
    <w:rsid w:val="00936946"/>
    <w:rsid w:val="00937801"/>
    <w:rsid w:val="00940BA1"/>
    <w:rsid w:val="0094348B"/>
    <w:rsid w:val="00943C88"/>
    <w:rsid w:val="009475A8"/>
    <w:rsid w:val="009548D6"/>
    <w:rsid w:val="009571F2"/>
    <w:rsid w:val="00960F1F"/>
    <w:rsid w:val="0096176F"/>
    <w:rsid w:val="009627B5"/>
    <w:rsid w:val="0096643E"/>
    <w:rsid w:val="009714EB"/>
    <w:rsid w:val="00971A00"/>
    <w:rsid w:val="00971B4E"/>
    <w:rsid w:val="0097334A"/>
    <w:rsid w:val="0097511B"/>
    <w:rsid w:val="00977C21"/>
    <w:rsid w:val="00980931"/>
    <w:rsid w:val="00980CA9"/>
    <w:rsid w:val="009847D2"/>
    <w:rsid w:val="00991853"/>
    <w:rsid w:val="00993982"/>
    <w:rsid w:val="009A2C3C"/>
    <w:rsid w:val="009A56F0"/>
    <w:rsid w:val="009A6621"/>
    <w:rsid w:val="009B0501"/>
    <w:rsid w:val="009B07BF"/>
    <w:rsid w:val="009B2AD3"/>
    <w:rsid w:val="009B2D2C"/>
    <w:rsid w:val="009B3043"/>
    <w:rsid w:val="009B434A"/>
    <w:rsid w:val="009B7680"/>
    <w:rsid w:val="009C336E"/>
    <w:rsid w:val="009C35DB"/>
    <w:rsid w:val="009C4B52"/>
    <w:rsid w:val="009C6BCD"/>
    <w:rsid w:val="009C7BB7"/>
    <w:rsid w:val="009D1249"/>
    <w:rsid w:val="009D5EF6"/>
    <w:rsid w:val="009E04A4"/>
    <w:rsid w:val="009E0AA4"/>
    <w:rsid w:val="009E0E8A"/>
    <w:rsid w:val="009E1359"/>
    <w:rsid w:val="009E3400"/>
    <w:rsid w:val="009E400A"/>
    <w:rsid w:val="009E4483"/>
    <w:rsid w:val="009E77D6"/>
    <w:rsid w:val="009F35EF"/>
    <w:rsid w:val="009F7F45"/>
    <w:rsid w:val="00A055FA"/>
    <w:rsid w:val="00A059E0"/>
    <w:rsid w:val="00A05C23"/>
    <w:rsid w:val="00A10FA5"/>
    <w:rsid w:val="00A12A9F"/>
    <w:rsid w:val="00A14773"/>
    <w:rsid w:val="00A27B12"/>
    <w:rsid w:val="00A307B2"/>
    <w:rsid w:val="00A31E04"/>
    <w:rsid w:val="00A33299"/>
    <w:rsid w:val="00A33980"/>
    <w:rsid w:val="00A34414"/>
    <w:rsid w:val="00A35967"/>
    <w:rsid w:val="00A378B8"/>
    <w:rsid w:val="00A46DA6"/>
    <w:rsid w:val="00A57D49"/>
    <w:rsid w:val="00A61B7F"/>
    <w:rsid w:val="00A65380"/>
    <w:rsid w:val="00A66EA2"/>
    <w:rsid w:val="00A72401"/>
    <w:rsid w:val="00A7773D"/>
    <w:rsid w:val="00A81112"/>
    <w:rsid w:val="00A868F0"/>
    <w:rsid w:val="00A87D1F"/>
    <w:rsid w:val="00A902A7"/>
    <w:rsid w:val="00AA05C5"/>
    <w:rsid w:val="00AA27CE"/>
    <w:rsid w:val="00AA2D63"/>
    <w:rsid w:val="00AA6E30"/>
    <w:rsid w:val="00AA740D"/>
    <w:rsid w:val="00AA7DCE"/>
    <w:rsid w:val="00AB1893"/>
    <w:rsid w:val="00AB4B7A"/>
    <w:rsid w:val="00AC4123"/>
    <w:rsid w:val="00AC437A"/>
    <w:rsid w:val="00AC4D1D"/>
    <w:rsid w:val="00AD0AE2"/>
    <w:rsid w:val="00AD2600"/>
    <w:rsid w:val="00AD4036"/>
    <w:rsid w:val="00AD4523"/>
    <w:rsid w:val="00AD5403"/>
    <w:rsid w:val="00AD7A68"/>
    <w:rsid w:val="00AE1DB5"/>
    <w:rsid w:val="00AE3E9C"/>
    <w:rsid w:val="00AE4168"/>
    <w:rsid w:val="00AE47FC"/>
    <w:rsid w:val="00AE68AF"/>
    <w:rsid w:val="00AE7E2D"/>
    <w:rsid w:val="00AF02F1"/>
    <w:rsid w:val="00AF1F93"/>
    <w:rsid w:val="00AF74F9"/>
    <w:rsid w:val="00B00AB3"/>
    <w:rsid w:val="00B01050"/>
    <w:rsid w:val="00B02BFB"/>
    <w:rsid w:val="00B0586B"/>
    <w:rsid w:val="00B06114"/>
    <w:rsid w:val="00B118CF"/>
    <w:rsid w:val="00B14E92"/>
    <w:rsid w:val="00B15134"/>
    <w:rsid w:val="00B16449"/>
    <w:rsid w:val="00B25049"/>
    <w:rsid w:val="00B25247"/>
    <w:rsid w:val="00B27321"/>
    <w:rsid w:val="00B2768E"/>
    <w:rsid w:val="00B27BE3"/>
    <w:rsid w:val="00B27C9C"/>
    <w:rsid w:val="00B332A6"/>
    <w:rsid w:val="00B332EE"/>
    <w:rsid w:val="00B34672"/>
    <w:rsid w:val="00B35E19"/>
    <w:rsid w:val="00B36B3E"/>
    <w:rsid w:val="00B36B4E"/>
    <w:rsid w:val="00B41F3A"/>
    <w:rsid w:val="00B464F1"/>
    <w:rsid w:val="00B5304F"/>
    <w:rsid w:val="00B54C41"/>
    <w:rsid w:val="00B609F5"/>
    <w:rsid w:val="00B617D5"/>
    <w:rsid w:val="00B7123A"/>
    <w:rsid w:val="00B77A38"/>
    <w:rsid w:val="00B80E24"/>
    <w:rsid w:val="00B83DA9"/>
    <w:rsid w:val="00B8454F"/>
    <w:rsid w:val="00B907DD"/>
    <w:rsid w:val="00B97BFA"/>
    <w:rsid w:val="00BA04AF"/>
    <w:rsid w:val="00BA0F2C"/>
    <w:rsid w:val="00BA1ADA"/>
    <w:rsid w:val="00BA46C8"/>
    <w:rsid w:val="00BA471B"/>
    <w:rsid w:val="00BA4B41"/>
    <w:rsid w:val="00BA508C"/>
    <w:rsid w:val="00BB1B5E"/>
    <w:rsid w:val="00BB2788"/>
    <w:rsid w:val="00BB5EBA"/>
    <w:rsid w:val="00BC0FEA"/>
    <w:rsid w:val="00BC45C2"/>
    <w:rsid w:val="00BC4AF6"/>
    <w:rsid w:val="00BC79EB"/>
    <w:rsid w:val="00BD22BB"/>
    <w:rsid w:val="00BD25DE"/>
    <w:rsid w:val="00BD507B"/>
    <w:rsid w:val="00BD597A"/>
    <w:rsid w:val="00BD649E"/>
    <w:rsid w:val="00BD7720"/>
    <w:rsid w:val="00BE16E2"/>
    <w:rsid w:val="00BE1A45"/>
    <w:rsid w:val="00BE240F"/>
    <w:rsid w:val="00BE2527"/>
    <w:rsid w:val="00BE52C3"/>
    <w:rsid w:val="00BF1E4C"/>
    <w:rsid w:val="00BF52AB"/>
    <w:rsid w:val="00C051AF"/>
    <w:rsid w:val="00C051D6"/>
    <w:rsid w:val="00C06160"/>
    <w:rsid w:val="00C063DE"/>
    <w:rsid w:val="00C071C2"/>
    <w:rsid w:val="00C139A1"/>
    <w:rsid w:val="00C14BF1"/>
    <w:rsid w:val="00C14DEA"/>
    <w:rsid w:val="00C204DA"/>
    <w:rsid w:val="00C26F5B"/>
    <w:rsid w:val="00C30D98"/>
    <w:rsid w:val="00C31B85"/>
    <w:rsid w:val="00C32E13"/>
    <w:rsid w:val="00C36558"/>
    <w:rsid w:val="00C4443C"/>
    <w:rsid w:val="00C44C11"/>
    <w:rsid w:val="00C45871"/>
    <w:rsid w:val="00C51998"/>
    <w:rsid w:val="00C51DBB"/>
    <w:rsid w:val="00C52049"/>
    <w:rsid w:val="00C52B9A"/>
    <w:rsid w:val="00C62187"/>
    <w:rsid w:val="00C62AA4"/>
    <w:rsid w:val="00C65E10"/>
    <w:rsid w:val="00C65E2D"/>
    <w:rsid w:val="00C67463"/>
    <w:rsid w:val="00C67909"/>
    <w:rsid w:val="00C72176"/>
    <w:rsid w:val="00C72A81"/>
    <w:rsid w:val="00C766D2"/>
    <w:rsid w:val="00C80C7A"/>
    <w:rsid w:val="00C83FB7"/>
    <w:rsid w:val="00C85E26"/>
    <w:rsid w:val="00C929B3"/>
    <w:rsid w:val="00C93678"/>
    <w:rsid w:val="00C93ECD"/>
    <w:rsid w:val="00C94C35"/>
    <w:rsid w:val="00C95DB1"/>
    <w:rsid w:val="00CA12D1"/>
    <w:rsid w:val="00CA1BC2"/>
    <w:rsid w:val="00CA4E5F"/>
    <w:rsid w:val="00CB04FB"/>
    <w:rsid w:val="00CB49EB"/>
    <w:rsid w:val="00CB4CD4"/>
    <w:rsid w:val="00CB59A9"/>
    <w:rsid w:val="00CB6BB7"/>
    <w:rsid w:val="00CC23A3"/>
    <w:rsid w:val="00CD23A9"/>
    <w:rsid w:val="00CD29D6"/>
    <w:rsid w:val="00CE161B"/>
    <w:rsid w:val="00CE29C3"/>
    <w:rsid w:val="00CE454C"/>
    <w:rsid w:val="00CE637F"/>
    <w:rsid w:val="00CF7FFC"/>
    <w:rsid w:val="00D05806"/>
    <w:rsid w:val="00D06F1D"/>
    <w:rsid w:val="00D11BF1"/>
    <w:rsid w:val="00D17AB3"/>
    <w:rsid w:val="00D20619"/>
    <w:rsid w:val="00D255DB"/>
    <w:rsid w:val="00D317FB"/>
    <w:rsid w:val="00D3462F"/>
    <w:rsid w:val="00D3590F"/>
    <w:rsid w:val="00D50C85"/>
    <w:rsid w:val="00D5362D"/>
    <w:rsid w:val="00D55D63"/>
    <w:rsid w:val="00D56B8D"/>
    <w:rsid w:val="00D56CE3"/>
    <w:rsid w:val="00D56EE4"/>
    <w:rsid w:val="00D57B45"/>
    <w:rsid w:val="00D62451"/>
    <w:rsid w:val="00D673EB"/>
    <w:rsid w:val="00D70B36"/>
    <w:rsid w:val="00D72E9D"/>
    <w:rsid w:val="00D7390A"/>
    <w:rsid w:val="00D80654"/>
    <w:rsid w:val="00D818FB"/>
    <w:rsid w:val="00D81C81"/>
    <w:rsid w:val="00D83A2C"/>
    <w:rsid w:val="00D8552A"/>
    <w:rsid w:val="00D86DB9"/>
    <w:rsid w:val="00D87DB8"/>
    <w:rsid w:val="00D9105B"/>
    <w:rsid w:val="00D912B1"/>
    <w:rsid w:val="00D939B6"/>
    <w:rsid w:val="00D94E72"/>
    <w:rsid w:val="00D95D76"/>
    <w:rsid w:val="00DA2FFA"/>
    <w:rsid w:val="00DA6151"/>
    <w:rsid w:val="00DA7EA9"/>
    <w:rsid w:val="00DB3678"/>
    <w:rsid w:val="00DB6643"/>
    <w:rsid w:val="00DC0370"/>
    <w:rsid w:val="00DC15C3"/>
    <w:rsid w:val="00DC3E41"/>
    <w:rsid w:val="00DC4F88"/>
    <w:rsid w:val="00DC72C4"/>
    <w:rsid w:val="00DD23C9"/>
    <w:rsid w:val="00DD3731"/>
    <w:rsid w:val="00DD3FCF"/>
    <w:rsid w:val="00DD6613"/>
    <w:rsid w:val="00DD67E6"/>
    <w:rsid w:val="00DE1197"/>
    <w:rsid w:val="00DE5750"/>
    <w:rsid w:val="00DF0807"/>
    <w:rsid w:val="00DF63E4"/>
    <w:rsid w:val="00DF6D7C"/>
    <w:rsid w:val="00E018D1"/>
    <w:rsid w:val="00E03578"/>
    <w:rsid w:val="00E04956"/>
    <w:rsid w:val="00E05A65"/>
    <w:rsid w:val="00E06944"/>
    <w:rsid w:val="00E07F3F"/>
    <w:rsid w:val="00E13FC6"/>
    <w:rsid w:val="00E141F9"/>
    <w:rsid w:val="00E14AB7"/>
    <w:rsid w:val="00E17F46"/>
    <w:rsid w:val="00E22148"/>
    <w:rsid w:val="00E236E6"/>
    <w:rsid w:val="00E244C2"/>
    <w:rsid w:val="00E24B73"/>
    <w:rsid w:val="00E2707E"/>
    <w:rsid w:val="00E2730E"/>
    <w:rsid w:val="00E30A86"/>
    <w:rsid w:val="00E3540E"/>
    <w:rsid w:val="00E3671B"/>
    <w:rsid w:val="00E4174D"/>
    <w:rsid w:val="00E42D57"/>
    <w:rsid w:val="00E51F16"/>
    <w:rsid w:val="00E5352E"/>
    <w:rsid w:val="00E54276"/>
    <w:rsid w:val="00E56222"/>
    <w:rsid w:val="00E643A5"/>
    <w:rsid w:val="00E64EA6"/>
    <w:rsid w:val="00E65AC2"/>
    <w:rsid w:val="00E7167F"/>
    <w:rsid w:val="00E73D21"/>
    <w:rsid w:val="00E76D63"/>
    <w:rsid w:val="00E76E86"/>
    <w:rsid w:val="00E77170"/>
    <w:rsid w:val="00E80A37"/>
    <w:rsid w:val="00E8794B"/>
    <w:rsid w:val="00E9123E"/>
    <w:rsid w:val="00E933EB"/>
    <w:rsid w:val="00E94A97"/>
    <w:rsid w:val="00E9568F"/>
    <w:rsid w:val="00E959C9"/>
    <w:rsid w:val="00EA22B5"/>
    <w:rsid w:val="00EA3466"/>
    <w:rsid w:val="00EA392F"/>
    <w:rsid w:val="00EA3AC6"/>
    <w:rsid w:val="00EA600E"/>
    <w:rsid w:val="00EA6D52"/>
    <w:rsid w:val="00EA7442"/>
    <w:rsid w:val="00EA7B57"/>
    <w:rsid w:val="00EB198F"/>
    <w:rsid w:val="00EB4355"/>
    <w:rsid w:val="00EB4E39"/>
    <w:rsid w:val="00EB500D"/>
    <w:rsid w:val="00EB6651"/>
    <w:rsid w:val="00EC0FB6"/>
    <w:rsid w:val="00EC1C94"/>
    <w:rsid w:val="00EC75B7"/>
    <w:rsid w:val="00ED03A4"/>
    <w:rsid w:val="00ED23B7"/>
    <w:rsid w:val="00ED3F22"/>
    <w:rsid w:val="00EE2EEB"/>
    <w:rsid w:val="00EE3055"/>
    <w:rsid w:val="00EE3682"/>
    <w:rsid w:val="00EF6FF0"/>
    <w:rsid w:val="00F025AB"/>
    <w:rsid w:val="00F02F03"/>
    <w:rsid w:val="00F031A1"/>
    <w:rsid w:val="00F04F1D"/>
    <w:rsid w:val="00F07968"/>
    <w:rsid w:val="00F11DAD"/>
    <w:rsid w:val="00F1406E"/>
    <w:rsid w:val="00F21F59"/>
    <w:rsid w:val="00F22D0F"/>
    <w:rsid w:val="00F2304A"/>
    <w:rsid w:val="00F232DA"/>
    <w:rsid w:val="00F23F88"/>
    <w:rsid w:val="00F255FF"/>
    <w:rsid w:val="00F26BFC"/>
    <w:rsid w:val="00F325EE"/>
    <w:rsid w:val="00F343FC"/>
    <w:rsid w:val="00F34D1D"/>
    <w:rsid w:val="00F36C1C"/>
    <w:rsid w:val="00F37F34"/>
    <w:rsid w:val="00F425AC"/>
    <w:rsid w:val="00F42863"/>
    <w:rsid w:val="00F43B06"/>
    <w:rsid w:val="00F51EFD"/>
    <w:rsid w:val="00F54089"/>
    <w:rsid w:val="00F56DFA"/>
    <w:rsid w:val="00F57B52"/>
    <w:rsid w:val="00F6062A"/>
    <w:rsid w:val="00F65A06"/>
    <w:rsid w:val="00F675F8"/>
    <w:rsid w:val="00F67A9A"/>
    <w:rsid w:val="00F71042"/>
    <w:rsid w:val="00F74582"/>
    <w:rsid w:val="00F7654F"/>
    <w:rsid w:val="00F80041"/>
    <w:rsid w:val="00F803D5"/>
    <w:rsid w:val="00F80FDB"/>
    <w:rsid w:val="00F82200"/>
    <w:rsid w:val="00F832C1"/>
    <w:rsid w:val="00F83C52"/>
    <w:rsid w:val="00F85E45"/>
    <w:rsid w:val="00F916E7"/>
    <w:rsid w:val="00F93FA6"/>
    <w:rsid w:val="00F96C0C"/>
    <w:rsid w:val="00FA26E6"/>
    <w:rsid w:val="00FA3B38"/>
    <w:rsid w:val="00FA6106"/>
    <w:rsid w:val="00FA6B2B"/>
    <w:rsid w:val="00FA7473"/>
    <w:rsid w:val="00FB1DD8"/>
    <w:rsid w:val="00FB36EB"/>
    <w:rsid w:val="00FB4126"/>
    <w:rsid w:val="00FB482C"/>
    <w:rsid w:val="00FB5855"/>
    <w:rsid w:val="00FB7DD5"/>
    <w:rsid w:val="00FC0FA6"/>
    <w:rsid w:val="00FC1625"/>
    <w:rsid w:val="00FC225D"/>
    <w:rsid w:val="00FC2A95"/>
    <w:rsid w:val="00FC36DB"/>
    <w:rsid w:val="00FC4E59"/>
    <w:rsid w:val="00FC50FC"/>
    <w:rsid w:val="00FC58D9"/>
    <w:rsid w:val="00FC5BC3"/>
    <w:rsid w:val="00FC6016"/>
    <w:rsid w:val="00FC7193"/>
    <w:rsid w:val="00FD2A7E"/>
    <w:rsid w:val="00FD30BD"/>
    <w:rsid w:val="00FD3C63"/>
    <w:rsid w:val="00FD6BDE"/>
    <w:rsid w:val="00FD6FDF"/>
    <w:rsid w:val="00FD796E"/>
    <w:rsid w:val="00FE0613"/>
    <w:rsid w:val="00FE718E"/>
    <w:rsid w:val="00FF1A0A"/>
    <w:rsid w:val="00FF480B"/>
    <w:rsid w:val="00FF772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4B0BB"/>
  <w15:docId w15:val="{6D115FC3-D65A-421E-BE35-75092064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semiHidden/>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semiHidden/>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uiPriority w:val="99"/>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character" w:customStyle="1" w:styleId="apple-converted-space">
    <w:name w:val="apple-converted-space"/>
    <w:basedOn w:val="DefaultParagraphFont"/>
    <w:rsid w:val="00B77A38"/>
  </w:style>
  <w:style w:type="character" w:styleId="Emphasis">
    <w:name w:val="Emphasis"/>
    <w:basedOn w:val="DefaultParagraphFont"/>
    <w:uiPriority w:val="20"/>
    <w:qFormat/>
    <w:rsid w:val="00B77A38"/>
    <w:rPr>
      <w:i/>
      <w:iCs/>
    </w:rPr>
  </w:style>
  <w:style w:type="paragraph" w:styleId="NormalWeb">
    <w:name w:val="Normal (Web)"/>
    <w:basedOn w:val="Normal"/>
    <w:uiPriority w:val="99"/>
    <w:unhideWhenUsed/>
    <w:rsid w:val="00B77A38"/>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pl-st">
    <w:name w:val="pl-st"/>
    <w:basedOn w:val="DefaultParagraphFont"/>
    <w:rsid w:val="00B77A38"/>
  </w:style>
  <w:style w:type="character" w:customStyle="1" w:styleId="pl-s">
    <w:name w:val="pl-s"/>
    <w:basedOn w:val="DefaultParagraphFont"/>
    <w:rsid w:val="00B77A38"/>
  </w:style>
  <w:style w:type="character" w:customStyle="1" w:styleId="pl-s3">
    <w:name w:val="pl-s3"/>
    <w:basedOn w:val="DefaultParagraphFont"/>
    <w:rsid w:val="00B77A38"/>
  </w:style>
  <w:style w:type="character" w:customStyle="1" w:styleId="pl-c">
    <w:name w:val="pl-c"/>
    <w:basedOn w:val="DefaultParagraphFont"/>
    <w:rsid w:val="00B77A38"/>
  </w:style>
  <w:style w:type="character" w:customStyle="1" w:styleId="pl-en">
    <w:name w:val="pl-en"/>
    <w:basedOn w:val="DefaultParagraphFont"/>
    <w:rsid w:val="00B77A38"/>
  </w:style>
  <w:style w:type="paragraph" w:styleId="TOC2">
    <w:name w:val="toc 2"/>
    <w:basedOn w:val="Normal"/>
    <w:next w:val="Normal"/>
    <w:autoRedefine/>
    <w:uiPriority w:val="39"/>
    <w:unhideWhenUsed/>
    <w:rsid w:val="00E42D57"/>
    <w:pPr>
      <w:spacing w:after="100"/>
      <w:ind w:left="220"/>
    </w:pPr>
  </w:style>
  <w:style w:type="paragraph" w:styleId="TOC3">
    <w:name w:val="toc 3"/>
    <w:basedOn w:val="Normal"/>
    <w:next w:val="Normal"/>
    <w:autoRedefine/>
    <w:uiPriority w:val="39"/>
    <w:unhideWhenUsed/>
    <w:rsid w:val="00E42D57"/>
    <w:pPr>
      <w:spacing w:after="100"/>
      <w:ind w:left="440"/>
    </w:pPr>
  </w:style>
  <w:style w:type="paragraph" w:styleId="HTMLPreformatted">
    <w:name w:val="HTML Preformatted"/>
    <w:basedOn w:val="Normal"/>
    <w:link w:val="HTMLPreformattedChar"/>
    <w:uiPriority w:val="99"/>
    <w:unhideWhenUsed/>
    <w:rsid w:val="002E4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2E443F"/>
    <w:rPr>
      <w:rFonts w:ascii="Courier New" w:eastAsia="Times New Roman" w:hAnsi="Courier New" w:cs="Courier New"/>
      <w:sz w:val="20"/>
      <w:szCs w:val="20"/>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1813">
      <w:bodyDiv w:val="1"/>
      <w:marLeft w:val="0"/>
      <w:marRight w:val="0"/>
      <w:marTop w:val="0"/>
      <w:marBottom w:val="0"/>
      <w:divBdr>
        <w:top w:val="none" w:sz="0" w:space="0" w:color="auto"/>
        <w:left w:val="none" w:sz="0" w:space="0" w:color="auto"/>
        <w:bottom w:val="none" w:sz="0" w:space="0" w:color="auto"/>
        <w:right w:val="none" w:sz="0" w:space="0" w:color="auto"/>
      </w:divBdr>
    </w:div>
    <w:div w:id="273636651">
      <w:bodyDiv w:val="1"/>
      <w:marLeft w:val="0"/>
      <w:marRight w:val="0"/>
      <w:marTop w:val="0"/>
      <w:marBottom w:val="0"/>
      <w:divBdr>
        <w:top w:val="none" w:sz="0" w:space="0" w:color="auto"/>
        <w:left w:val="none" w:sz="0" w:space="0" w:color="auto"/>
        <w:bottom w:val="none" w:sz="0" w:space="0" w:color="auto"/>
        <w:right w:val="none" w:sz="0" w:space="0" w:color="auto"/>
      </w:divBdr>
    </w:div>
    <w:div w:id="407384346">
      <w:bodyDiv w:val="1"/>
      <w:marLeft w:val="0"/>
      <w:marRight w:val="0"/>
      <w:marTop w:val="0"/>
      <w:marBottom w:val="0"/>
      <w:divBdr>
        <w:top w:val="none" w:sz="0" w:space="0" w:color="auto"/>
        <w:left w:val="none" w:sz="0" w:space="0" w:color="auto"/>
        <w:bottom w:val="none" w:sz="0" w:space="0" w:color="auto"/>
        <w:right w:val="none" w:sz="0" w:space="0" w:color="auto"/>
      </w:divBdr>
    </w:div>
    <w:div w:id="1119762475">
      <w:bodyDiv w:val="1"/>
      <w:marLeft w:val="0"/>
      <w:marRight w:val="0"/>
      <w:marTop w:val="0"/>
      <w:marBottom w:val="0"/>
      <w:divBdr>
        <w:top w:val="none" w:sz="0" w:space="0" w:color="auto"/>
        <w:left w:val="none" w:sz="0" w:space="0" w:color="auto"/>
        <w:bottom w:val="none" w:sz="0" w:space="0" w:color="auto"/>
        <w:right w:val="none" w:sz="0" w:space="0" w:color="auto"/>
      </w:divBdr>
    </w:div>
    <w:div w:id="1158809774">
      <w:bodyDiv w:val="1"/>
      <w:marLeft w:val="0"/>
      <w:marRight w:val="0"/>
      <w:marTop w:val="0"/>
      <w:marBottom w:val="0"/>
      <w:divBdr>
        <w:top w:val="none" w:sz="0" w:space="0" w:color="auto"/>
        <w:left w:val="none" w:sz="0" w:space="0" w:color="auto"/>
        <w:bottom w:val="none" w:sz="0" w:space="0" w:color="auto"/>
        <w:right w:val="none" w:sz="0" w:space="0" w:color="auto"/>
      </w:divBdr>
    </w:div>
    <w:div w:id="1456944341">
      <w:bodyDiv w:val="1"/>
      <w:marLeft w:val="0"/>
      <w:marRight w:val="0"/>
      <w:marTop w:val="0"/>
      <w:marBottom w:val="0"/>
      <w:divBdr>
        <w:top w:val="none" w:sz="0" w:space="0" w:color="auto"/>
        <w:left w:val="none" w:sz="0" w:space="0" w:color="auto"/>
        <w:bottom w:val="none" w:sz="0" w:space="0" w:color="auto"/>
        <w:right w:val="none" w:sz="0" w:space="0" w:color="auto"/>
      </w:divBdr>
    </w:div>
    <w:div w:id="190417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image" Target="media/image97.emf"/><Relationship Id="rId21" Type="http://schemas.openxmlformats.org/officeDocument/2006/relationships/image" Target="media/image4.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oleObject" Target="embeddings/Microsoft_Visio_2003-2010_Drawing5.vsd"/><Relationship Id="rId16" Type="http://schemas.openxmlformats.org/officeDocument/2006/relationships/hyperlink" Target="http://www.openwebfoundation.org/legal/the-owf-1-0-agreements/owfa-1-0" TargetMode="External"/><Relationship Id="rId107" Type="http://schemas.openxmlformats.org/officeDocument/2006/relationships/image" Target="media/image90.emf"/><Relationship Id="rId11" Type="http://schemas.openxmlformats.org/officeDocument/2006/relationships/endnotes" Target="endnotes.xml"/><Relationship Id="rId32" Type="http://schemas.openxmlformats.org/officeDocument/2006/relationships/image" Target="media/image15.emf"/><Relationship Id="rId37" Type="http://schemas.openxmlformats.org/officeDocument/2006/relationships/image" Target="media/image20.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image" Target="media/image100.emf"/><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3.emf"/><Relationship Id="rId95" Type="http://schemas.openxmlformats.org/officeDocument/2006/relationships/image" Target="media/image78.emf"/><Relationship Id="rId1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emf"/><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image" Target="media/image60.emf"/><Relationship Id="rId100" Type="http://schemas.openxmlformats.org/officeDocument/2006/relationships/image" Target="media/image83.emf"/><Relationship Id="rId105" Type="http://schemas.openxmlformats.org/officeDocument/2006/relationships/image" Target="media/image88.emf"/><Relationship Id="rId113" Type="http://schemas.openxmlformats.org/officeDocument/2006/relationships/image" Target="media/image95.emf"/><Relationship Id="rId118" Type="http://schemas.openxmlformats.org/officeDocument/2006/relationships/package" Target="embeddings/Microsoft_Visio_Drawing2.vsdx"/><Relationship Id="rId12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4.emf"/><Relationship Id="rId72" Type="http://schemas.openxmlformats.org/officeDocument/2006/relationships/image" Target="media/image55.emf"/><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99.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opencompute.org/licensing/"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package" Target="embeddings/Microsoft_Visio_Drawing1.vsdx"/><Relationship Id="rId124" Type="http://schemas.openxmlformats.org/officeDocument/2006/relationships/package" Target="embeddings/Microsoft_Visio_Drawing5.vsdx"/><Relationship Id="rId20" Type="http://schemas.openxmlformats.org/officeDocument/2006/relationships/image" Target="media/image3.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image" Target="media/image79.emf"/><Relationship Id="rId111" Type="http://schemas.openxmlformats.org/officeDocument/2006/relationships/image" Target="media/image94.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oleObject" Target="embeddings/Microsoft_Visio_2003-2010_Drawing1.vsd"/><Relationship Id="rId119" Type="http://schemas.openxmlformats.org/officeDocument/2006/relationships/image" Target="media/image98.emf"/><Relationship Id="rId127"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package" Target="embeddings/Microsoft_Visio_Drawing4.vsdx"/><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2.emf"/><Relationship Id="rId109" Type="http://schemas.openxmlformats.org/officeDocument/2006/relationships/image" Target="media/image92.emf"/><Relationship Id="rId34" Type="http://schemas.openxmlformats.org/officeDocument/2006/relationships/image" Target="media/image17.emf"/><Relationship Id="rId50" Type="http://schemas.openxmlformats.org/officeDocument/2006/relationships/image" Target="media/image33.emf"/><Relationship Id="rId55" Type="http://schemas.openxmlformats.org/officeDocument/2006/relationships/image" Target="media/image38.emf"/><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package" Target="embeddings/Microsoft_Visio_Drawing3.vsdx"/><Relationship Id="rId125" Type="http://schemas.openxmlformats.org/officeDocument/2006/relationships/footer" Target="footer4.xml"/><Relationship Id="rId7" Type="http://schemas.openxmlformats.org/officeDocument/2006/relationships/styles" Target="styl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image" Target="media/image96.emf"/><Relationship Id="rId61" Type="http://schemas.openxmlformats.org/officeDocument/2006/relationships/image" Target="media/image44.emf"/><Relationship Id="rId82" Type="http://schemas.openxmlformats.org/officeDocument/2006/relationships/image" Target="media/image6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B04B504A861D49B680737FFDA3D427" ma:contentTypeVersion="3" ma:contentTypeDescription="Create a new document." ma:contentTypeScope="" ma:versionID="64f9598ea1d62b8d88e265c4917789b4">
  <xsd:schema xmlns:xsd="http://www.w3.org/2001/XMLSchema" xmlns:xs="http://www.w3.org/2001/XMLSchema" xmlns:p="http://schemas.microsoft.com/office/2006/metadata/properties" xmlns:ns2="5f628385-fd00-40ea-be7c-bd1af1fa5cba" targetNamespace="http://schemas.microsoft.com/office/2006/metadata/properties" ma:root="true" ma:fieldsID="5f3309142ac89d5697512b65686dbe44" ns2:_="">
    <xsd:import namespace="5f628385-fd00-40ea-be7c-bd1af1fa5cb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28385-fd00-40ea-be7c-bd1af1fa5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pc="http://schemas.microsoft.com/office/infopath/2007/PartnerControl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E2E08-0F17-4BCB-8BB0-5B1089C4E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28385-fd00-40ea-be7c-bd1af1fa5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4.xml><?xml version="1.0" encoding="utf-8"?>
<ds:datastoreItem xmlns:ds="http://schemas.openxmlformats.org/officeDocument/2006/customXml" ds:itemID="{3D126A09-CDE9-4345-8EDC-12C349C7FE99}">
  <ds:schemaRefs>
    <ds:schemaRef ds:uri="http://schemas.openxmlformats.org/officeDocument/2006/bibliography"/>
  </ds:schemaRefs>
</ds:datastoreItem>
</file>

<file path=customXml/itemProps5.xml><?xml version="1.0" encoding="utf-8"?>
<ds:datastoreItem xmlns:ds="http://schemas.openxmlformats.org/officeDocument/2006/customXml" ds:itemID="{4B42B6B1-B972-41D8-A664-4FFA8D68C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2979</TotalTime>
  <Pages>1</Pages>
  <Words>7531</Words>
  <Characters>42927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
  <dc:description/>
  <cp:lastModifiedBy>Matty Kadosh</cp:lastModifiedBy>
  <cp:revision>7</cp:revision>
  <cp:lastPrinted>2015-12-22T13:27:00Z</cp:lastPrinted>
  <dcterms:created xsi:type="dcterms:W3CDTF">2020-10-22T09:39:00Z</dcterms:created>
  <dcterms:modified xsi:type="dcterms:W3CDTF">2020-11-12T16:21:00Z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0x01010028B04B504A861D49B680737FFDA3D427</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ies>
</file>